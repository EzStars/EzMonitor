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C64C0" w:rsidRDefault="004C64C0">
      <w:pPr>
        <w:pStyle w:val="a4"/>
        <w:ind w:firstLineChars="0" w:firstLine="0"/>
        <w:jc w:val="center"/>
        <w:rPr>
          <w:rFonts w:eastAsia="Cambria Math" w:hint="eastAsia"/>
          <w:bCs w:val="0"/>
          <w:sz w:val="30"/>
          <w:szCs w:val="30"/>
        </w:rPr>
      </w:pPr>
      <w:bookmarkStart w:id="0" w:name="_Hlk42076004"/>
      <w:r>
        <w:rPr>
          <w:rFonts w:eastAsia="Cambria Math"/>
          <w:bCs w:val="0"/>
          <w:szCs w:val="30"/>
          <w:lang w:val="en-US" w:eastAsia="zh-CN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4" o:spid="_x0000_s2050" type="#_x0000_t202" style="position:absolute;left:0;text-align:left;margin-left:-32.4pt;margin-top:-47.95pt;width:64.15pt;height:141.15pt;z-index:251657728;mso-wrap-style:square;mso-height-percent:200;mso-height-percent:200;mso-width-relative:margin;mso-height-relative:margin" stroked="f">
            <v:textbox style="mso-fit-shape-to-text:t">
              <w:txbxContent>
                <w:p w:rsidR="004C64C0" w:rsidRDefault="004C64C0">
                  <w:pPr>
                    <w:rPr>
                      <w:b/>
                    </w:rPr>
                  </w:pPr>
                  <w:r>
                    <w:rPr>
                      <w:rFonts w:hint="eastAsia"/>
                      <w:b/>
                    </w:rPr>
                    <w:t>学生用表</w:t>
                  </w:r>
                  <w:r>
                    <w:rPr>
                      <w:rFonts w:hint="eastAsia"/>
                      <w:b/>
                    </w:rPr>
                    <w:t>1</w:t>
                  </w:r>
                </w:p>
              </w:txbxContent>
            </v:textbox>
          </v:shape>
        </w:pict>
      </w:r>
      <w:r>
        <w:rPr>
          <w:rFonts w:eastAsia="Cambria Math" w:hint="eastAsia"/>
          <w:bCs w:val="0"/>
          <w:sz w:val="30"/>
          <w:szCs w:val="30"/>
        </w:rPr>
        <w:t>广东海洋大学</w:t>
      </w:r>
      <w:r>
        <w:rPr>
          <w:rFonts w:eastAsia="Cambria Math" w:hint="eastAsia"/>
          <w:sz w:val="30"/>
          <w:u w:val="single"/>
        </w:rPr>
        <w:t xml:space="preserve">  </w:t>
      </w:r>
      <w:r>
        <w:rPr>
          <w:rFonts w:eastAsia="Cambria Math"/>
          <w:sz w:val="30"/>
          <w:u w:val="single"/>
        </w:rPr>
        <w:t>202</w:t>
      </w:r>
      <w:r>
        <w:rPr>
          <w:rFonts w:hint="eastAsia"/>
          <w:sz w:val="30"/>
          <w:u w:val="single"/>
        </w:rPr>
        <w:t>6</w:t>
      </w:r>
      <w:r>
        <w:rPr>
          <w:rFonts w:eastAsia="Cambria Math" w:hint="eastAsia"/>
          <w:sz w:val="30"/>
          <w:u w:val="single"/>
        </w:rPr>
        <w:t xml:space="preserve">  </w:t>
      </w:r>
      <w:r>
        <w:rPr>
          <w:rFonts w:eastAsia="Cambria Math" w:hint="eastAsia"/>
          <w:sz w:val="30"/>
        </w:rPr>
        <w:t>届</w:t>
      </w:r>
      <w:r>
        <w:rPr>
          <w:rFonts w:eastAsia="Cambria Math" w:hint="eastAsia"/>
          <w:bCs w:val="0"/>
          <w:sz w:val="30"/>
          <w:szCs w:val="30"/>
        </w:rPr>
        <w:t>本科</w:t>
      </w:r>
      <w:r>
        <w:rPr>
          <w:rFonts w:eastAsia="Cambria Math" w:hint="eastAsia"/>
          <w:sz w:val="30"/>
        </w:rPr>
        <w:t>生</w:t>
      </w:r>
      <w:r>
        <w:rPr>
          <w:rFonts w:eastAsia="Cambria Math" w:hint="eastAsia"/>
          <w:bCs w:val="0"/>
          <w:sz w:val="30"/>
          <w:szCs w:val="30"/>
        </w:rPr>
        <w:t>毕业论文（设计）开题报告</w:t>
      </w:r>
    </w:p>
    <w:p w:rsidR="004C64C0" w:rsidRDefault="004C64C0">
      <w:pPr>
        <w:pStyle w:val="a4"/>
        <w:ind w:firstLineChars="0" w:firstLine="0"/>
        <w:jc w:val="center"/>
        <w:rPr>
          <w:rFonts w:eastAsia="Cambria Math" w:hint="eastAsia"/>
          <w:bCs w:val="0"/>
          <w:sz w:val="28"/>
        </w:rPr>
      </w:pPr>
      <w:r>
        <w:rPr>
          <w:rFonts w:eastAsia="Cambria Math" w:hAnsi="MT Extra" w:hint="eastAsia"/>
          <w:sz w:val="28"/>
          <w:szCs w:val="28"/>
        </w:rPr>
        <w:t>学院：</w:t>
      </w:r>
      <w:r>
        <w:rPr>
          <w:rFonts w:eastAsia="Cambria Math" w:hAnsi="MT Extra" w:hint="eastAsia"/>
          <w:sz w:val="28"/>
          <w:szCs w:val="28"/>
          <w:u w:val="single"/>
        </w:rPr>
        <w:t xml:space="preserve"> </w:t>
      </w:r>
      <w:r>
        <w:rPr>
          <w:rFonts w:eastAsia="Cambria Math" w:hAnsi="MT Extra" w:hint="eastAsia"/>
          <w:sz w:val="28"/>
          <w:szCs w:val="28"/>
          <w:u w:val="single"/>
        </w:rPr>
        <w:t>数学与计算机学院</w:t>
      </w:r>
      <w:r>
        <w:rPr>
          <w:rFonts w:eastAsia="Cambria Math" w:hAnsi="MT Extra" w:hint="eastAsia"/>
          <w:sz w:val="28"/>
          <w:szCs w:val="28"/>
          <w:u w:val="single"/>
        </w:rPr>
        <w:t xml:space="preserve"> </w:t>
      </w:r>
      <w:r>
        <w:rPr>
          <w:rFonts w:eastAsia="Cambria Math" w:hAnsi="MT Extra" w:hint="eastAsia"/>
          <w:sz w:val="28"/>
          <w:szCs w:val="28"/>
        </w:rPr>
        <w:t xml:space="preserve"> </w:t>
      </w:r>
      <w:r>
        <w:rPr>
          <w:rFonts w:eastAsia="Cambria Math" w:hAnsi="MT Extra" w:hint="eastAsia"/>
          <w:sz w:val="28"/>
          <w:szCs w:val="28"/>
        </w:rPr>
        <w:t>系：</w:t>
      </w:r>
      <w:r>
        <w:rPr>
          <w:rFonts w:eastAsia="Cambria Math" w:hAnsi="MT Extra" w:hint="eastAsia"/>
          <w:sz w:val="28"/>
          <w:szCs w:val="28"/>
          <w:u w:val="single"/>
        </w:rPr>
        <w:t xml:space="preserve"> </w:t>
      </w:r>
      <w:r>
        <w:rPr>
          <w:rFonts w:eastAsia="Cambria Math" w:hAnsi="MT Extra" w:hint="eastAsia"/>
          <w:sz w:val="28"/>
          <w:szCs w:val="28"/>
          <w:u w:val="single"/>
        </w:rPr>
        <w:t>计算机</w:t>
      </w:r>
      <w:r>
        <w:rPr>
          <w:rFonts w:eastAsia="Cambria Math" w:hAnsi="MT Extra" w:hint="eastAsia"/>
          <w:sz w:val="28"/>
          <w:szCs w:val="28"/>
          <w:u w:val="single"/>
        </w:rPr>
        <w:t xml:space="preserve"> </w:t>
      </w:r>
      <w:r>
        <w:rPr>
          <w:rFonts w:eastAsia="Cambria Math" w:hAnsi="MT Extra"/>
          <w:sz w:val="28"/>
          <w:szCs w:val="28"/>
        </w:rPr>
        <w:t xml:space="preserve"> </w:t>
      </w:r>
      <w:r>
        <w:rPr>
          <w:rFonts w:eastAsia="Cambria Math" w:hAnsi="MT Extra" w:hint="eastAsia"/>
          <w:sz w:val="28"/>
          <w:szCs w:val="28"/>
        </w:rPr>
        <w:t>专业：</w:t>
      </w:r>
      <w:r>
        <w:rPr>
          <w:rFonts w:eastAsia="Cambria Math" w:hAnsi="MT Extra" w:hint="eastAsia"/>
          <w:u w:val="single"/>
        </w:rPr>
        <w:t xml:space="preserve"> </w:t>
      </w:r>
      <w:r>
        <w:rPr>
          <w:rFonts w:eastAsia="Cambria Math" w:hAnsi="MT Extra" w:hint="eastAsia"/>
          <w:sz w:val="28"/>
          <w:szCs w:val="28"/>
          <w:u w:val="single"/>
        </w:rPr>
        <w:t>计算机科学与技术</w:t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</w:tblCellMar>
        <w:tblLook w:val="0000" w:firstRow="0" w:lastRow="0" w:firstColumn="0" w:lastColumn="0" w:noHBand="0" w:noVBand="0"/>
      </w:tblPr>
      <w:tblGrid>
        <w:gridCol w:w="1544"/>
        <w:gridCol w:w="1842"/>
        <w:gridCol w:w="851"/>
        <w:gridCol w:w="1134"/>
        <w:gridCol w:w="461"/>
        <w:gridCol w:w="1665"/>
        <w:gridCol w:w="851"/>
        <w:gridCol w:w="1102"/>
      </w:tblGrid>
      <w:tr w:rsidR="00000000">
        <w:trPr>
          <w:trHeight w:val="446"/>
          <w:tblHeader/>
          <w:jc w:val="center"/>
        </w:trPr>
        <w:tc>
          <w:tcPr>
            <w:tcW w:w="1544" w:type="dxa"/>
            <w:vAlign w:val="center"/>
          </w:tcPr>
          <w:bookmarkEnd w:id="0"/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学号</w:t>
            </w:r>
          </w:p>
        </w:tc>
        <w:tc>
          <w:tcPr>
            <w:tcW w:w="1842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202211831105</w:t>
            </w:r>
          </w:p>
        </w:tc>
        <w:tc>
          <w:tcPr>
            <w:tcW w:w="851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姓名</w:t>
            </w:r>
          </w:p>
        </w:tc>
        <w:tc>
          <w:tcPr>
            <w:tcW w:w="1595" w:type="dxa"/>
            <w:gridSpan w:val="2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邓雄峰</w:t>
            </w:r>
          </w:p>
        </w:tc>
        <w:tc>
          <w:tcPr>
            <w:tcW w:w="1665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班级</w:t>
            </w:r>
          </w:p>
        </w:tc>
        <w:tc>
          <w:tcPr>
            <w:tcW w:w="1953" w:type="dxa"/>
            <w:gridSpan w:val="2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计科</w:t>
            </w:r>
            <w:r>
              <w:rPr>
                <w:rFonts w:hint="eastAsia"/>
                <w:sz w:val="24"/>
              </w:rPr>
              <w:t>1224</w:t>
            </w:r>
          </w:p>
        </w:tc>
      </w:tr>
      <w:tr w:rsidR="00000000">
        <w:trPr>
          <w:trHeight w:val="365"/>
          <w:tblHeader/>
          <w:jc w:val="center"/>
        </w:trPr>
        <w:tc>
          <w:tcPr>
            <w:tcW w:w="1544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毕业论文</w:t>
            </w:r>
          </w:p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（设计）题目</w:t>
            </w:r>
          </w:p>
        </w:tc>
        <w:tc>
          <w:tcPr>
            <w:tcW w:w="7906" w:type="dxa"/>
            <w:gridSpan w:val="7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智</w:t>
            </w:r>
            <w:r>
              <w:rPr>
                <w:sz w:val="24"/>
              </w:rPr>
              <w:t>能的前端全链路监控系统设计与实现</w:t>
            </w:r>
          </w:p>
        </w:tc>
      </w:tr>
      <w:tr w:rsidR="00000000">
        <w:trPr>
          <w:trHeight w:val="446"/>
          <w:tblHeader/>
          <w:jc w:val="center"/>
        </w:trPr>
        <w:tc>
          <w:tcPr>
            <w:tcW w:w="1544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指导教师</w:t>
            </w:r>
          </w:p>
        </w:tc>
        <w:tc>
          <w:tcPr>
            <w:tcW w:w="1842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揭磊平</w:t>
            </w:r>
          </w:p>
        </w:tc>
        <w:tc>
          <w:tcPr>
            <w:tcW w:w="1985" w:type="dxa"/>
            <w:gridSpan w:val="2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所在单位、部门</w:t>
            </w:r>
          </w:p>
        </w:tc>
        <w:tc>
          <w:tcPr>
            <w:tcW w:w="2126" w:type="dxa"/>
            <w:gridSpan w:val="2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数学与计算机学院</w:t>
            </w:r>
          </w:p>
        </w:tc>
        <w:tc>
          <w:tcPr>
            <w:tcW w:w="851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sz w:val="24"/>
              </w:rPr>
              <w:t>职称</w:t>
            </w:r>
          </w:p>
        </w:tc>
        <w:tc>
          <w:tcPr>
            <w:tcW w:w="1102" w:type="dxa"/>
            <w:vAlign w:val="center"/>
          </w:tcPr>
          <w:p w:rsidR="004C64C0" w:rsidRDefault="004C64C0">
            <w:pPr>
              <w:spacing w:line="320" w:lineRule="exact"/>
              <w:ind w:leftChars="-50" w:left="-105" w:rightChars="-50" w:right="-105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讲师</w:t>
            </w:r>
          </w:p>
        </w:tc>
      </w:tr>
      <w:tr w:rsidR="00000000">
        <w:trPr>
          <w:trHeight w:val="10892"/>
          <w:jc w:val="center"/>
        </w:trPr>
        <w:tc>
          <w:tcPr>
            <w:tcW w:w="9450" w:type="dxa"/>
            <w:gridSpan w:val="8"/>
          </w:tcPr>
          <w:p w:rsidR="004C64C0" w:rsidRDefault="004C64C0">
            <w:pPr>
              <w:numPr>
                <w:ilvl w:val="0"/>
                <w:numId w:val="1"/>
              </w:numPr>
              <w:spacing w:line="300" w:lineRule="auto"/>
              <w:rPr>
                <w:szCs w:val="21"/>
              </w:rPr>
            </w:pPr>
            <w:bookmarkStart w:id="1" w:name="heading_0"/>
            <w:r>
              <w:rPr>
                <w:rFonts w:hint="eastAsia"/>
                <w:szCs w:val="21"/>
              </w:rPr>
              <w:t>研究背景</w:t>
            </w:r>
          </w:p>
          <w:p w:rsidR="004C64C0" w:rsidRDefault="004C64C0">
            <w:pPr>
              <w:spacing w:line="300" w:lineRule="auto"/>
              <w:ind w:firstLine="420"/>
              <w:rPr>
                <w:rFonts w:hint="eastAsia"/>
                <w:szCs w:val="21"/>
              </w:rPr>
            </w:pPr>
            <w:r>
              <w:rPr>
                <w:szCs w:val="21"/>
              </w:rPr>
              <w:t>随着</w:t>
            </w:r>
            <w:r>
              <w:rPr>
                <w:szCs w:val="21"/>
              </w:rPr>
              <w:t xml:space="preserve"> Web </w:t>
            </w:r>
            <w:r>
              <w:rPr>
                <w:szCs w:val="21"/>
              </w:rPr>
              <w:t>应用深入用户核心链路，前端代码的稳定性与性能直接决定产品成败，</w:t>
            </w:r>
            <w:r>
              <w:rPr>
                <w:rFonts w:hint="eastAsia"/>
                <w:szCs w:val="21"/>
              </w:rPr>
              <w:t xml:space="preserve">Web </w:t>
            </w:r>
            <w:r>
              <w:rPr>
                <w:rFonts w:hint="eastAsia"/>
                <w:szCs w:val="21"/>
              </w:rPr>
              <w:t>应用程序的用户体验是其成功的关键因素之一，如何优化</w:t>
            </w:r>
            <w:r>
              <w:rPr>
                <w:rFonts w:hint="eastAsia"/>
                <w:szCs w:val="21"/>
              </w:rPr>
              <w:t xml:space="preserve"> Web </w:t>
            </w:r>
            <w:r>
              <w:rPr>
                <w:rFonts w:hint="eastAsia"/>
                <w:szCs w:val="21"/>
              </w:rPr>
              <w:t>应用程序的用户体验是一个重要的问题。针对传统</w:t>
            </w:r>
            <w:r>
              <w:rPr>
                <w:rFonts w:hint="eastAsia"/>
                <w:szCs w:val="21"/>
              </w:rPr>
              <w:t xml:space="preserve"> Web </w:t>
            </w:r>
            <w:r>
              <w:rPr>
                <w:rFonts w:hint="eastAsia"/>
                <w:szCs w:val="21"/>
              </w:rPr>
              <w:t>应用前端数据监控平台存在的一系列操作缺陷，此次研究提出了一种基于用户体验的</w:t>
            </w:r>
            <w:r>
              <w:rPr>
                <w:rFonts w:hint="eastAsia"/>
                <w:szCs w:val="21"/>
              </w:rPr>
              <w:t xml:space="preserve"> Web </w:t>
            </w:r>
            <w:r>
              <w:rPr>
                <w:rFonts w:hint="eastAsia"/>
                <w:szCs w:val="21"/>
              </w:rPr>
              <w:t>应用前端数据监控平台优化方法。整个数据监控平台的优化从优化整体设计和布局、优化前端开发工具、优化后端服务、优化用户界面设计展开。研究结果表明，通过上述优化操作，能够有效提高用户的</w:t>
            </w:r>
            <w:r>
              <w:rPr>
                <w:rFonts w:hint="eastAsia"/>
                <w:szCs w:val="21"/>
              </w:rPr>
              <w:t xml:space="preserve"> Web </w:t>
            </w:r>
            <w:r>
              <w:rPr>
                <w:rFonts w:hint="eastAsia"/>
                <w:szCs w:val="21"/>
              </w:rPr>
              <w:t>应用体验感，并且能够帮助用户更好地观察到应用软件的变化，同时也能保证网页能够更好地识别异常数据，从而确保网络安全</w:t>
            </w:r>
            <w:bookmarkStart w:id="2" w:name="_Hlt217843147"/>
            <w:bookmarkStart w:id="3" w:name="_Hlt217843188"/>
            <w:bookmarkStart w:id="4" w:name="_Hlt217843326"/>
            <w:bookmarkStart w:id="5" w:name="_Hlt217843348"/>
            <w:r>
              <w:rPr>
                <w:szCs w:val="21"/>
                <w:vertAlign w:val="superscript"/>
              </w:rPr>
              <w:fldChar w:fldCharType="begin"/>
            </w:r>
            <w:r>
              <w:rPr>
                <w:szCs w:val="21"/>
                <w:vertAlign w:val="superscript"/>
              </w:rPr>
              <w:instrText xml:space="preserve"> </w:instrText>
            </w:r>
            <w:r>
              <w:rPr>
                <w:rFonts w:hint="eastAsia"/>
                <w:szCs w:val="21"/>
                <w:vertAlign w:val="superscript"/>
              </w:rPr>
              <w:instrText>REF _Ref217843137 \r \h</w:instrText>
            </w:r>
            <w:r>
              <w:rPr>
                <w:szCs w:val="21"/>
                <w:vertAlign w:val="superscript"/>
              </w:rPr>
              <w:instrText xml:space="preserve">  \* MERGEFORMAT </w:instrText>
            </w:r>
            <w:r>
              <w:rPr>
                <w:szCs w:val="21"/>
                <w:vertAlign w:val="superscript"/>
              </w:rPr>
              <w:fldChar w:fldCharType="separate"/>
            </w:r>
            <w:r>
              <w:rPr>
                <w:szCs w:val="21"/>
                <w:vertAlign w:val="superscript"/>
              </w:rPr>
              <w:t>[</w:t>
            </w:r>
            <w:bookmarkStart w:id="6" w:name="_Hlt217843141"/>
            <w:bookmarkStart w:id="7" w:name="_Hlt217843142"/>
            <w:r>
              <w:rPr>
                <w:szCs w:val="21"/>
                <w:vertAlign w:val="superscript"/>
              </w:rPr>
              <w:t>1</w:t>
            </w:r>
            <w:bookmarkEnd w:id="6"/>
            <w:bookmarkEnd w:id="7"/>
            <w:r>
              <w:rPr>
                <w:szCs w:val="21"/>
                <w:vertAlign w:val="superscript"/>
              </w:rPr>
              <w:t>]</w:t>
            </w:r>
            <w:r>
              <w:rPr>
                <w:szCs w:val="21"/>
                <w:vertAlign w:val="superscript"/>
              </w:rPr>
              <w:fldChar w:fldCharType="end"/>
            </w:r>
            <w:bookmarkEnd w:id="2"/>
            <w:bookmarkEnd w:id="3"/>
            <w:bookmarkEnd w:id="4"/>
            <w:bookmarkEnd w:id="5"/>
            <w:r>
              <w:rPr>
                <w:rFonts w:hint="eastAsia"/>
                <w:szCs w:val="21"/>
              </w:rPr>
              <w:t>。</w:t>
            </w:r>
            <w:r>
              <w:rPr>
                <w:szCs w:val="21"/>
              </w:rPr>
              <w:t>但浏览器侧异常、资源失败、长任务卡顿等问题往往无法被服务端日志捕获，导致故障发现滞后、根因排查困难。传统前端监控多停留在简单上报与阈值告警层面，面对高重复、弱网络、碎片设备带来的海量噪声，极易陷入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数据很多、信息很少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的窘境</w:t>
            </w:r>
            <w:r>
              <w:rPr>
                <w:rFonts w:hint="eastAsia"/>
                <w:szCs w:val="21"/>
              </w:rPr>
              <w:t>。</w:t>
            </w:r>
            <w:r>
              <w:rPr>
                <w:szCs w:val="21"/>
              </w:rPr>
              <w:t>本课题</w:t>
            </w:r>
            <w:r>
              <w:rPr>
                <w:rFonts w:hint="eastAsia"/>
                <w:szCs w:val="21"/>
              </w:rPr>
              <w:t>立</w:t>
            </w:r>
            <w:r>
              <w:rPr>
                <w:szCs w:val="21"/>
              </w:rPr>
              <w:t>足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智能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视角，设计并实现一套从前端现场直接完成数据降噪、异常归因与体验量化的端到端监控系统：在用户浏览器内以轻量模型实时识别有效异常、关联用户行为路径、生成可回放的诊断</w:t>
            </w:r>
            <w:r>
              <w:rPr>
                <w:szCs w:val="21"/>
              </w:rPr>
              <w:t xml:space="preserve"> Trace</w:t>
            </w:r>
            <w:r>
              <w:rPr>
                <w:szCs w:val="21"/>
              </w:rPr>
              <w:t>，并收敛为可解释的体验评分，使监控自身具备思考与决策能力，从而缩短排障路径、降低告警误报、辅助研发持续优化用户体验。</w:t>
            </w:r>
          </w:p>
          <w:p w:rsidR="004C64C0" w:rsidRDefault="004C64C0">
            <w:pPr>
              <w:numPr>
                <w:ilvl w:val="0"/>
                <w:numId w:val="1"/>
              </w:num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研究现状</w:t>
            </w:r>
          </w:p>
          <w:p w:rsidR="004C64C0" w:rsidRDefault="004C64C0">
            <w:pPr>
              <w:spacing w:line="300" w:lineRule="auto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  </w:t>
            </w:r>
            <w:r>
              <w:rPr>
                <w:rFonts w:hint="eastAsia"/>
                <w:szCs w:val="21"/>
              </w:rPr>
              <w:t>如何对</w:t>
            </w:r>
            <w:r>
              <w:rPr>
                <w:rFonts w:hint="eastAsia"/>
                <w:szCs w:val="21"/>
              </w:rPr>
              <w:t xml:space="preserve"> Web </w:t>
            </w:r>
            <w:r>
              <w:rPr>
                <w:rFonts w:hint="eastAsia"/>
                <w:szCs w:val="21"/>
              </w:rPr>
              <w:t>前端页面进行实时监控并进行有效分析，国内外的技术人员和企业都在不断研究探索。国外研究起步稍早，国内互联网的领先者如</w:t>
            </w:r>
            <w:r>
              <w:rPr>
                <w:rFonts w:hint="eastAsia"/>
                <w:szCs w:val="21"/>
              </w:rPr>
              <w:t xml:space="preserve"> BAT </w:t>
            </w:r>
            <w:r>
              <w:rPr>
                <w:rFonts w:hint="eastAsia"/>
                <w:szCs w:val="21"/>
              </w:rPr>
              <w:t>也逐渐意识到其重要性，并投入大量人力致力于前端实时监控平台的研究。下面将对国内外关于</w:t>
            </w:r>
            <w:r>
              <w:rPr>
                <w:rFonts w:hint="eastAsia"/>
                <w:szCs w:val="21"/>
              </w:rPr>
              <w:t xml:space="preserve"> Web </w:t>
            </w:r>
            <w:r>
              <w:rPr>
                <w:rFonts w:hint="eastAsia"/>
                <w:szCs w:val="21"/>
              </w:rPr>
              <w:t>前端监控的相关成果进行简单阐述</w:t>
            </w:r>
            <w:r>
              <w:rPr>
                <w:szCs w:val="21"/>
                <w:vertAlign w:val="superscript"/>
              </w:rPr>
              <w:fldChar w:fldCharType="begin"/>
            </w:r>
            <w:r>
              <w:rPr>
                <w:szCs w:val="21"/>
                <w:vertAlign w:val="superscript"/>
              </w:rPr>
              <w:instrText xml:space="preserve"> </w:instrText>
            </w:r>
            <w:r>
              <w:rPr>
                <w:rFonts w:hint="eastAsia"/>
                <w:szCs w:val="21"/>
                <w:vertAlign w:val="superscript"/>
              </w:rPr>
              <w:instrText>REF _Ref217843212 \r \h</w:instrText>
            </w:r>
            <w:r>
              <w:rPr>
                <w:szCs w:val="21"/>
                <w:vertAlign w:val="superscript"/>
              </w:rPr>
              <w:instrText xml:space="preserve">  \* MERGEFORMAT </w:instrText>
            </w:r>
            <w:r>
              <w:rPr>
                <w:szCs w:val="21"/>
                <w:vertAlign w:val="superscript"/>
              </w:rPr>
              <w:fldChar w:fldCharType="separate"/>
            </w:r>
            <w:r>
              <w:rPr>
                <w:szCs w:val="21"/>
                <w:vertAlign w:val="superscript"/>
              </w:rPr>
              <w:t>[2]</w:t>
            </w:r>
            <w:r>
              <w:rPr>
                <w:szCs w:val="21"/>
                <w:vertAlign w:val="superscript"/>
              </w:rPr>
              <w:fldChar w:fldCharType="end"/>
            </w:r>
            <w:r>
              <w:rPr>
                <w:rFonts w:hint="eastAsia"/>
                <w:szCs w:val="21"/>
              </w:rPr>
              <w:t>。</w:t>
            </w:r>
          </w:p>
          <w:p w:rsidR="004C64C0" w:rsidRDefault="004C64C0">
            <w:pPr>
              <w:spacing w:line="300" w:lineRule="auto"/>
              <w:ind w:left="800" w:hanging="440"/>
              <w:rPr>
                <w:ins w:id="8" w:author="揭磊平" w:date="2025-12-29T13:58:00Z"/>
                <w:szCs w:val="21"/>
              </w:rPr>
              <w:pPrChange w:id="9" w:author="邓雄峰" w:date="2025-12-30T01:19:00Z">
                <w:pPr>
                  <w:numPr>
                    <w:numId w:val="2"/>
                  </w:numPr>
                  <w:spacing w:line="300" w:lineRule="auto"/>
                  <w:ind w:left="800" w:hanging="440"/>
                </w:pPr>
              </w:pPrChange>
            </w:pPr>
            <w:ins w:id="10" w:author="邓雄峰" w:date="2025-12-30T01:19:00Z">
              <w:r>
                <w:rPr>
                  <w:rFonts w:hint="eastAsia"/>
                  <w:szCs w:val="21"/>
                </w:rPr>
                <w:t>2.</w:t>
              </w:r>
              <w:r>
                <w:rPr>
                  <w:szCs w:val="21"/>
                </w:rPr>
                <w:t>1</w:t>
              </w:r>
              <w:r>
                <w:rPr>
                  <w:rFonts w:hint="eastAsia"/>
                  <w:szCs w:val="21"/>
                </w:rPr>
                <w:t xml:space="preserve"> </w:t>
              </w:r>
            </w:ins>
            <w:r>
              <w:rPr>
                <w:b/>
                <w:szCs w:val="21"/>
              </w:rPr>
              <w:t>New Relic</w:t>
            </w:r>
          </w:p>
          <w:p w:rsidR="004C64C0" w:rsidRDefault="004C64C0">
            <w:pPr>
              <w:spacing w:line="300" w:lineRule="auto"/>
              <w:ind w:left="360" w:firstLineChars="200" w:firstLine="420"/>
              <w:rPr>
                <w:szCs w:val="21"/>
              </w:rPr>
            </w:pPr>
            <w:del w:id="11" w:author="揭磊平" w:date="2025-12-29T13:58:00Z">
              <w:r>
                <w:rPr>
                  <w:szCs w:val="21"/>
                </w:rPr>
                <w:br/>
              </w:r>
              <w:r>
                <w:rPr>
                  <w:rFonts w:hint="eastAsia"/>
                  <w:szCs w:val="21"/>
                </w:rPr>
                <w:delText xml:space="preserve">  </w:delText>
              </w:r>
            </w:del>
            <w:r>
              <w:rPr>
                <w:szCs w:val="21"/>
              </w:rPr>
              <w:t>国外端到端监控平台，支持前端页面性能（加载速度、渲染、</w:t>
            </w:r>
            <w:r>
              <w:rPr>
                <w:szCs w:val="21"/>
              </w:rPr>
              <w:t>JS</w:t>
            </w:r>
            <w:r>
              <w:rPr>
                <w:szCs w:val="21"/>
              </w:rPr>
              <w:t>错误等）与后端服务监控。提供</w:t>
            </w:r>
            <w:r>
              <w:rPr>
                <w:szCs w:val="21"/>
              </w:rPr>
              <w:t xml:space="preserve"> Production </w:t>
            </w:r>
            <w:r>
              <w:rPr>
                <w:szCs w:val="21"/>
              </w:rPr>
              <w:t>和</w:t>
            </w:r>
            <w:r>
              <w:rPr>
                <w:szCs w:val="21"/>
              </w:rPr>
              <w:t xml:space="preserve"> Developer </w:t>
            </w:r>
            <w:r>
              <w:rPr>
                <w:szCs w:val="21"/>
              </w:rPr>
              <w:t>两种模式，支持本地开发环境实时查看性能数据。有</w:t>
            </w:r>
            <w:r>
              <w:rPr>
                <w:szCs w:val="21"/>
              </w:rPr>
              <w:t xml:space="preserve"> Free </w:t>
            </w:r>
            <w:r>
              <w:rPr>
                <w:szCs w:val="21"/>
              </w:rPr>
              <w:t>和</w:t>
            </w:r>
            <w:r>
              <w:rPr>
                <w:szCs w:val="21"/>
              </w:rPr>
              <w:t xml:space="preserve"> Enterprise </w:t>
            </w:r>
            <w:r>
              <w:rPr>
                <w:szCs w:val="21"/>
              </w:rPr>
              <w:t>版本，适用于全面性能观测。</w:t>
            </w:r>
          </w:p>
          <w:p w:rsidR="004C64C0" w:rsidRDefault="004C64C0">
            <w:pPr>
              <w:spacing w:line="300" w:lineRule="auto"/>
              <w:ind w:left="800" w:hanging="440"/>
              <w:rPr>
                <w:ins w:id="12" w:author="揭磊平" w:date="2025-12-29T13:58:00Z"/>
                <w:szCs w:val="21"/>
              </w:rPr>
              <w:pPrChange w:id="13" w:author="邓雄峰" w:date="2025-12-30T01:19:00Z">
                <w:pPr>
                  <w:numPr>
                    <w:numId w:val="2"/>
                  </w:numPr>
                  <w:spacing w:line="300" w:lineRule="auto"/>
                  <w:ind w:left="800" w:hanging="440"/>
                </w:pPr>
              </w:pPrChange>
            </w:pPr>
            <w:ins w:id="14" w:author="邓雄峰" w:date="2025-12-30T01:19:00Z">
              <w:r>
                <w:rPr>
                  <w:szCs w:val="21"/>
                </w:rPr>
                <w:t>2.</w:t>
              </w:r>
              <w:r>
                <w:rPr>
                  <w:rFonts w:hint="eastAsia"/>
                  <w:szCs w:val="21"/>
                </w:rPr>
                <w:t xml:space="preserve">2 </w:t>
              </w:r>
            </w:ins>
            <w:r>
              <w:rPr>
                <w:b/>
                <w:bCs/>
                <w:szCs w:val="21"/>
              </w:rPr>
              <w:t>Sentry</w:t>
            </w:r>
          </w:p>
          <w:p w:rsidR="004C64C0" w:rsidRDefault="004C64C0">
            <w:pPr>
              <w:spacing w:line="300" w:lineRule="auto"/>
              <w:ind w:left="360" w:firstLineChars="200" w:firstLine="420"/>
              <w:rPr>
                <w:szCs w:val="21"/>
              </w:rPr>
            </w:pPr>
            <w:del w:id="15" w:author="揭磊平" w:date="2025-12-29T13:58:00Z">
              <w:r>
                <w:rPr>
                  <w:szCs w:val="21"/>
                </w:rPr>
                <w:br/>
              </w:r>
              <w:r>
                <w:rPr>
                  <w:rFonts w:hint="eastAsia"/>
                  <w:szCs w:val="21"/>
                </w:rPr>
                <w:delText xml:space="preserve">  </w:delText>
              </w:r>
            </w:del>
            <w:r>
              <w:rPr>
                <w:szCs w:val="21"/>
              </w:rPr>
              <w:t>开源错误追踪与性能监控系统，用</w:t>
            </w:r>
            <w:r>
              <w:rPr>
                <w:szCs w:val="21"/>
              </w:rPr>
              <w:t xml:space="preserve"> Python </w:t>
            </w:r>
            <w:r>
              <w:rPr>
                <w:szCs w:val="21"/>
              </w:rPr>
              <w:t>编写，主要功能是收集代码崩溃日志并实时通知开发者。支持自建监控平台，广泛用于异常告警和问题定位，适合开发阶段快速发现并修复</w:t>
            </w:r>
            <w:r>
              <w:rPr>
                <w:szCs w:val="21"/>
              </w:rPr>
              <w:t xml:space="preserve"> Bug</w:t>
            </w:r>
            <w:r>
              <w:rPr>
                <w:szCs w:val="21"/>
              </w:rPr>
              <w:t>。</w:t>
            </w:r>
          </w:p>
          <w:p w:rsidR="004C64C0" w:rsidRDefault="004C64C0">
            <w:pPr>
              <w:spacing w:line="300" w:lineRule="auto"/>
              <w:ind w:left="800" w:hanging="440"/>
              <w:rPr>
                <w:ins w:id="16" w:author="揭磊平" w:date="2025-12-29T13:58:00Z"/>
                <w:szCs w:val="21"/>
              </w:rPr>
              <w:pPrChange w:id="17" w:author="邓雄峰" w:date="2025-12-30T01:19:00Z">
                <w:pPr>
                  <w:numPr>
                    <w:numId w:val="2"/>
                  </w:numPr>
                  <w:spacing w:line="300" w:lineRule="auto"/>
                  <w:ind w:left="800" w:hanging="440"/>
                </w:pPr>
              </w:pPrChange>
            </w:pPr>
            <w:ins w:id="18" w:author="邓雄峰" w:date="2025-12-30T01:19:00Z">
              <w:r>
                <w:rPr>
                  <w:rFonts w:hint="eastAsia"/>
                  <w:szCs w:val="21"/>
                </w:rPr>
                <w:t>2.</w:t>
              </w:r>
              <w:r>
                <w:rPr>
                  <w:szCs w:val="21"/>
                </w:rPr>
                <w:t>3</w:t>
              </w:r>
              <w:r>
                <w:rPr>
                  <w:rFonts w:hint="eastAsia"/>
                  <w:szCs w:val="21"/>
                </w:rPr>
                <w:t xml:space="preserve"> </w:t>
              </w:r>
            </w:ins>
            <w:r>
              <w:rPr>
                <w:b/>
                <w:bCs/>
                <w:szCs w:val="21"/>
              </w:rPr>
              <w:t>Webfunny</w:t>
            </w:r>
          </w:p>
          <w:p w:rsidR="004C64C0" w:rsidRDefault="004C64C0">
            <w:pPr>
              <w:spacing w:line="300" w:lineRule="auto"/>
              <w:ind w:left="360" w:firstLineChars="200" w:firstLine="420"/>
              <w:rPr>
                <w:szCs w:val="21"/>
              </w:rPr>
            </w:pPr>
            <w:del w:id="19" w:author="揭磊平" w:date="2025-12-29T13:58:00Z">
              <w:r>
                <w:rPr>
                  <w:szCs w:val="21"/>
                </w:rPr>
                <w:lastRenderedPageBreak/>
                <w:br/>
              </w:r>
              <w:r>
                <w:rPr>
                  <w:rFonts w:hint="eastAsia"/>
                  <w:szCs w:val="21"/>
                </w:rPr>
                <w:delText xml:space="preserve">  </w:delText>
              </w:r>
            </w:del>
            <w:r>
              <w:rPr>
                <w:szCs w:val="21"/>
              </w:rPr>
              <w:t>专注微信小程序、</w:t>
            </w:r>
            <w:r>
              <w:rPr>
                <w:szCs w:val="21"/>
              </w:rPr>
              <w:t xml:space="preserve">H5 </w:t>
            </w:r>
            <w:r>
              <w:rPr>
                <w:szCs w:val="21"/>
              </w:rPr>
              <w:t>和</w:t>
            </w:r>
            <w:r>
              <w:rPr>
                <w:szCs w:val="21"/>
              </w:rPr>
              <w:t xml:space="preserve"> PC </w:t>
            </w:r>
            <w:r>
              <w:rPr>
                <w:szCs w:val="21"/>
              </w:rPr>
              <w:t>前端的实时监控，提供错误统计、性能分析、预警通知等功能。支持私有化和容器化部署，可二次开发，价格相对较低，适合预算有限且需自主可控的团队。</w:t>
            </w:r>
          </w:p>
          <w:p w:rsidR="004C64C0" w:rsidRDefault="004C64C0">
            <w:pPr>
              <w:spacing w:line="300" w:lineRule="auto"/>
              <w:ind w:left="800" w:hanging="440"/>
              <w:rPr>
                <w:ins w:id="20" w:author="揭磊平" w:date="2025-12-29T13:58:00Z"/>
                <w:rFonts w:hint="eastAsia"/>
                <w:szCs w:val="21"/>
              </w:rPr>
              <w:pPrChange w:id="21" w:author="邓雄峰" w:date="2025-12-30T01:19:00Z">
                <w:pPr>
                  <w:numPr>
                    <w:numId w:val="2"/>
                  </w:numPr>
                  <w:spacing w:line="300" w:lineRule="auto"/>
                  <w:ind w:left="800" w:hanging="440"/>
                </w:pPr>
              </w:pPrChange>
            </w:pPr>
            <w:ins w:id="22" w:author="邓雄峰" w:date="2025-12-30T01:19:00Z">
              <w:r>
                <w:rPr>
                  <w:rFonts w:hint="eastAsia"/>
                  <w:szCs w:val="21"/>
                </w:rPr>
                <w:t xml:space="preserve">2.4 </w:t>
              </w:r>
            </w:ins>
            <w:r>
              <w:rPr>
                <w:b/>
                <w:bCs/>
                <w:szCs w:val="21"/>
              </w:rPr>
              <w:t>ARMS</w:t>
            </w:r>
            <w:r>
              <w:rPr>
                <w:b/>
                <w:bCs/>
                <w:szCs w:val="21"/>
              </w:rPr>
              <w:t>（应用实时监控服务，阿里云）</w:t>
            </w:r>
          </w:p>
          <w:p w:rsidR="004C64C0" w:rsidRDefault="004C64C0">
            <w:pPr>
              <w:spacing w:line="300" w:lineRule="auto"/>
              <w:ind w:left="360" w:firstLineChars="200" w:firstLine="420"/>
              <w:rPr>
                <w:rFonts w:hint="eastAsia"/>
                <w:szCs w:val="21"/>
              </w:rPr>
            </w:pPr>
            <w:del w:id="23" w:author="揭磊平" w:date="2025-12-29T13:58:00Z">
              <w:r>
                <w:rPr>
                  <w:szCs w:val="21"/>
                </w:rPr>
                <w:br/>
              </w:r>
              <w:r>
                <w:rPr>
                  <w:rFonts w:hint="eastAsia"/>
                  <w:szCs w:val="21"/>
                </w:rPr>
                <w:delText xml:space="preserve">  </w:delText>
              </w:r>
            </w:del>
            <w:r>
              <w:rPr>
                <w:szCs w:val="21"/>
              </w:rPr>
              <w:t>阿里巴巴推出的全栈性能监控产品，涵盖前端（浏览器、小程序等）与后端应用监控。前端监控聚焦页面加载各阶段耗时和运行时状态，数据上报后实时分析并可视化展示。提供</w:t>
            </w:r>
            <w:r>
              <w:rPr>
                <w:szCs w:val="21"/>
              </w:rPr>
              <w:t xml:space="preserve"> 15 </w:t>
            </w:r>
            <w:r>
              <w:rPr>
                <w:szCs w:val="21"/>
              </w:rPr>
              <w:t>天免费试用，适合全链路诊断与端到端追踪。</w:t>
            </w:r>
          </w:p>
          <w:p w:rsidR="004C64C0" w:rsidRDefault="004C64C0">
            <w:pPr>
              <w:numPr>
                <w:ilvl w:val="0"/>
                <w:numId w:val="1"/>
              </w:numPr>
              <w:spacing w:line="300" w:lineRule="auto"/>
              <w:rPr>
                <w:szCs w:val="21"/>
              </w:rPr>
            </w:pPr>
            <w:r>
              <w:rPr>
                <w:szCs w:val="21"/>
              </w:rPr>
              <w:t>研究目标与价值</w:t>
            </w:r>
            <w:bookmarkEnd w:id="1"/>
          </w:p>
          <w:p w:rsidR="004C64C0" w:rsidRDefault="004C64C0">
            <w:pPr>
              <w:spacing w:line="300" w:lineRule="auto"/>
              <w:ind w:firstLineChars="200" w:firstLine="420"/>
              <w:rPr>
                <w:rFonts w:hint="eastAsia"/>
                <w:szCs w:val="21"/>
              </w:rPr>
            </w:pPr>
            <w:r>
              <w:rPr>
                <w:szCs w:val="21"/>
              </w:rPr>
              <w:t>本研究构建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赋能的高可用前端全链路监控系统，实现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采集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分析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优化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闭环。核心目标为提升</w:t>
            </w:r>
            <w:r>
              <w:rPr>
                <w:szCs w:val="21"/>
              </w:rPr>
              <w:t>SDK</w:t>
            </w:r>
            <w:r>
              <w:rPr>
                <w:szCs w:val="21"/>
              </w:rPr>
              <w:t>稳定性与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分析效能，通过强容灾设计保障监控连续性，实现异常提前预警与精准定位。系统将在开源项目验证，达成降低故障发生率、缩短排查周期的应用价值。</w:t>
            </w:r>
          </w:p>
          <w:p w:rsidR="004C64C0" w:rsidRDefault="004C64C0">
            <w:pPr>
              <w:numPr>
                <w:ilvl w:val="0"/>
                <w:numId w:val="1"/>
              </w:numPr>
              <w:spacing w:line="300" w:lineRule="auto"/>
              <w:rPr>
                <w:szCs w:val="21"/>
              </w:rPr>
            </w:pPr>
            <w:bookmarkStart w:id="24" w:name="heading_1"/>
            <w:r>
              <w:rPr>
                <w:szCs w:val="21"/>
              </w:rPr>
              <w:t>关键技术问题与解决策略</w:t>
            </w:r>
            <w:bookmarkEnd w:id="24"/>
          </w:p>
          <w:p w:rsidR="004C64C0" w:rsidRDefault="004C64C0">
            <w:pPr>
              <w:spacing w:line="300" w:lineRule="auto"/>
              <w:ind w:left="799" w:hanging="436"/>
              <w:rPr>
                <w:szCs w:val="21"/>
              </w:rPr>
              <w:pPrChange w:id="25" w:author="邓雄峰" w:date="2025-12-30T01:19:00Z">
                <w:pPr>
                  <w:numPr>
                    <w:numId w:val="3"/>
                  </w:numPr>
                  <w:tabs>
                    <w:tab w:val="left" w:pos="-420"/>
                  </w:tabs>
                  <w:spacing w:line="300" w:lineRule="auto"/>
                  <w:ind w:left="360" w:hanging="360"/>
                </w:pPr>
              </w:pPrChange>
            </w:pPr>
            <w:ins w:id="26" w:author="邓雄峰" w:date="2025-12-30T01:20:00Z">
              <w:r>
                <w:rPr>
                  <w:rFonts w:hint="eastAsia"/>
                  <w:szCs w:val="21"/>
                </w:rPr>
                <w:t>4.</w:t>
              </w:r>
            </w:ins>
            <w:ins w:id="27" w:author="邓雄峰" w:date="2025-12-30T01:19:00Z">
              <w:r>
                <w:rPr>
                  <w:szCs w:val="21"/>
                </w:rPr>
                <w:t>1</w:t>
              </w:r>
            </w:ins>
            <w:ins w:id="28" w:author="邓雄峰" w:date="2025-12-30T01:20:00Z">
              <w:r>
                <w:rPr>
                  <w:rFonts w:hint="eastAsia"/>
                  <w:szCs w:val="21"/>
                </w:rPr>
                <w:t xml:space="preserve"> </w:t>
              </w:r>
            </w:ins>
            <w:r>
              <w:rPr>
                <w:szCs w:val="21"/>
              </w:rPr>
              <w:t>录屏数据轻量化处理：前端录屏易生成大体积数据，系统采用</w:t>
            </w:r>
            <w:r>
              <w:rPr>
                <w:szCs w:val="21"/>
              </w:rPr>
              <w:t>DOM</w:t>
            </w:r>
            <w:r>
              <w:rPr>
                <w:szCs w:val="21"/>
              </w:rPr>
              <w:t>快照增量存储结合异常触发的按需录制策略，仅留存关键操作帧与异常时段画面，可将单段录屏数据体积压缩</w:t>
            </w:r>
            <w:r>
              <w:rPr>
                <w:szCs w:val="21"/>
              </w:rPr>
              <w:t>60%</w:t>
            </w:r>
            <w:r>
              <w:rPr>
                <w:szCs w:val="21"/>
              </w:rPr>
              <w:t>以上，有效降低数据传输带宽与后端存储压力。</w:t>
            </w:r>
          </w:p>
          <w:p w:rsidR="004C64C0" w:rsidRDefault="004C64C0">
            <w:pPr>
              <w:spacing w:line="300" w:lineRule="auto"/>
              <w:ind w:left="799" w:hanging="436"/>
              <w:rPr>
                <w:szCs w:val="21"/>
              </w:rPr>
              <w:pPrChange w:id="29" w:author="邓雄峰" w:date="2025-12-30T01:19:00Z">
                <w:pPr>
                  <w:numPr>
                    <w:numId w:val="3"/>
                  </w:numPr>
                  <w:tabs>
                    <w:tab w:val="left" w:pos="-420"/>
                  </w:tabs>
                  <w:spacing w:line="300" w:lineRule="auto"/>
                  <w:ind w:left="360" w:hanging="360"/>
                </w:pPr>
              </w:pPrChange>
            </w:pPr>
            <w:ins w:id="30" w:author="邓雄峰" w:date="2025-12-30T01:20:00Z">
              <w:r>
                <w:rPr>
                  <w:rFonts w:hint="eastAsia"/>
                  <w:szCs w:val="21"/>
                </w:rPr>
                <w:t>4.</w:t>
              </w:r>
            </w:ins>
            <w:ins w:id="31" w:author="邓雄峰" w:date="2025-12-30T01:19:00Z">
              <w:r>
                <w:rPr>
                  <w:szCs w:val="21"/>
                </w:rPr>
                <w:t>2</w:t>
              </w:r>
            </w:ins>
            <w:ins w:id="32" w:author="邓雄峰" w:date="2025-12-30T01:20:00Z">
              <w:r>
                <w:rPr>
                  <w:rFonts w:hint="eastAsia"/>
                  <w:szCs w:val="21"/>
                </w:rPr>
                <w:t xml:space="preserve"> </w:t>
              </w:r>
            </w:ins>
            <w:r>
              <w:rPr>
                <w:szCs w:val="21"/>
              </w:rPr>
              <w:t>AI</w:t>
            </w:r>
            <w:r>
              <w:rPr>
                <w:szCs w:val="21"/>
              </w:rPr>
              <w:t>驱动的精准定位与高效处理：针对传统监控定位模糊、效率低的问题，通过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建立指标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录屏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日志的关联，结合语义分析标记异常触发点，实现故障定位精度提升，处理效率提升。</w:t>
            </w:r>
          </w:p>
          <w:p w:rsidR="004C64C0" w:rsidRDefault="004C64C0">
            <w:pPr>
              <w:spacing w:line="300" w:lineRule="auto"/>
              <w:ind w:left="799" w:hanging="436"/>
              <w:rPr>
                <w:rFonts w:hint="eastAsia"/>
                <w:szCs w:val="21"/>
              </w:rPr>
              <w:pPrChange w:id="33" w:author="邓雄峰" w:date="2025-12-30T01:19:00Z">
                <w:pPr>
                  <w:numPr>
                    <w:numId w:val="3"/>
                  </w:numPr>
                  <w:tabs>
                    <w:tab w:val="left" w:pos="-420"/>
                  </w:tabs>
                  <w:spacing w:line="300" w:lineRule="auto"/>
                  <w:ind w:left="360" w:hanging="360"/>
                </w:pPr>
              </w:pPrChange>
            </w:pPr>
            <w:ins w:id="34" w:author="邓雄峰" w:date="2025-12-30T01:20:00Z">
              <w:r>
                <w:rPr>
                  <w:rFonts w:hint="eastAsia"/>
                  <w:szCs w:val="21"/>
                </w:rPr>
                <w:t>4.</w:t>
              </w:r>
            </w:ins>
            <w:ins w:id="35" w:author="邓雄峰" w:date="2025-12-30T01:19:00Z">
              <w:r>
                <w:rPr>
                  <w:szCs w:val="21"/>
                </w:rPr>
                <w:t>3</w:t>
              </w:r>
            </w:ins>
            <w:ins w:id="36" w:author="邓雄峰" w:date="2025-12-30T01:20:00Z">
              <w:r>
                <w:rPr>
                  <w:rFonts w:hint="eastAsia"/>
                  <w:szCs w:val="21"/>
                </w:rPr>
                <w:t xml:space="preserve"> </w:t>
              </w:r>
            </w:ins>
            <w:r>
              <w:rPr>
                <w:szCs w:val="21"/>
              </w:rPr>
              <w:t>SDK</w:t>
            </w:r>
            <w:r>
              <w:rPr>
                <w:szCs w:val="21"/>
              </w:rPr>
              <w:t>容灾与异常监控：构建保障</w:t>
            </w:r>
            <w:r>
              <w:rPr>
                <w:szCs w:val="21"/>
              </w:rPr>
              <w:t>——</w:t>
            </w:r>
            <w:r>
              <w:rPr>
                <w:szCs w:val="21"/>
              </w:rPr>
              <w:t>本地缓存、、异常兜底（插件崩溃时触发守护进程）；覆盖插件失败、跨域错误等场景，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辅助异常标记分级，保障监控连续可追溯。</w:t>
            </w:r>
          </w:p>
          <w:p w:rsidR="004C64C0" w:rsidRDefault="004C64C0">
            <w:pPr>
              <w:numPr>
                <w:ilvl w:val="0"/>
                <w:numId w:val="1"/>
              </w:numPr>
              <w:spacing w:line="300" w:lineRule="auto"/>
              <w:rPr>
                <w:szCs w:val="21"/>
              </w:rPr>
            </w:pPr>
            <w:bookmarkStart w:id="37" w:name="heading_2"/>
            <w:r>
              <w:rPr>
                <w:szCs w:val="21"/>
              </w:rPr>
              <w:t>研究方案与实施进度</w:t>
            </w:r>
            <w:bookmarkEnd w:id="37"/>
          </w:p>
          <w:p w:rsidR="004C64C0" w:rsidRDefault="004C64C0">
            <w:pPr>
              <w:spacing w:line="300" w:lineRule="auto"/>
              <w:ind w:leftChars="200" w:left="420" w:firstLineChars="29" w:firstLine="61"/>
              <w:rPr>
                <w:szCs w:val="21"/>
              </w:rPr>
              <w:pPrChange w:id="38" w:author="邓雄峰" w:date="2025-12-30T01:18:00Z">
                <w:pPr>
                  <w:spacing w:line="300" w:lineRule="auto"/>
                  <w:ind w:left="360" w:hanging="360"/>
                </w:pPr>
              </w:pPrChange>
            </w:pPr>
            <w:bookmarkStart w:id="39" w:name="heading_3"/>
            <w:ins w:id="40" w:author="揭磊平" w:date="2025-12-29T14:01:00Z">
              <w:r>
                <w:rPr>
                  <w:rFonts w:hint="eastAsia"/>
                  <w:szCs w:val="21"/>
                </w:rPr>
                <w:t>5.</w:t>
              </w:r>
              <w:r>
                <w:rPr>
                  <w:szCs w:val="21"/>
                </w:rPr>
                <w:t>1</w:t>
              </w:r>
              <w:r>
                <w:rPr>
                  <w:rFonts w:hint="eastAsia"/>
                  <w:szCs w:val="21"/>
                </w:rPr>
                <w:t xml:space="preserve"> </w:t>
              </w:r>
            </w:ins>
            <w:r>
              <w:rPr>
                <w:szCs w:val="21"/>
              </w:rPr>
              <w:t>技术路线设计</w:t>
            </w:r>
            <w:bookmarkEnd w:id="39"/>
          </w:p>
          <w:p w:rsidR="004C64C0" w:rsidRDefault="004C64C0">
            <w:pPr>
              <w:numPr>
                <w:ilvl w:val="1"/>
                <w:numId w:val="0"/>
              </w:numPr>
              <w:spacing w:line="300" w:lineRule="auto"/>
              <w:ind w:leftChars="200" w:left="420" w:firstLineChars="225" w:firstLine="473"/>
              <w:rPr>
                <w:szCs w:val="21"/>
              </w:rPr>
              <w:pPrChange w:id="41" w:author="邓雄峰" w:date="2025-12-30T01:18:00Z">
                <w:pPr>
                  <w:numPr>
                    <w:ilvl w:val="1"/>
                  </w:numPr>
                  <w:spacing w:line="300" w:lineRule="auto"/>
                  <w:ind w:left="363" w:hanging="363"/>
                </w:pPr>
              </w:pPrChange>
            </w:pPr>
            <w:ins w:id="42" w:author="揭磊平" w:date="2025-12-29T14:01:00Z">
              <w:r>
                <w:rPr>
                  <w:rFonts w:hint="eastAsia"/>
                  <w:szCs w:val="21"/>
                </w:rPr>
                <w:t>5.</w:t>
              </w:r>
              <w:r>
                <w:rPr>
                  <w:szCs w:val="21"/>
                </w:rPr>
                <w:t>1.1</w:t>
              </w:r>
            </w:ins>
            <w:r>
              <w:rPr>
                <w:rFonts w:hint="eastAsia"/>
                <w:szCs w:val="21"/>
              </w:rPr>
              <w:t>初步设计：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szCs w:val="21"/>
              </w:rPr>
              <w:t>采用四层架构：采集层（</w:t>
            </w:r>
            <w:r>
              <w:rPr>
                <w:szCs w:val="21"/>
              </w:rPr>
              <w:t>TypeScript SDK</w:t>
            </w:r>
            <w:r>
              <w:rPr>
                <w:szCs w:val="21"/>
              </w:rPr>
              <w:t>，含采集、录屏、容灾）</w:t>
            </w:r>
            <w:r>
              <w:rPr>
                <w:szCs w:val="21"/>
              </w:rPr>
              <w:t>→</w:t>
            </w:r>
            <w:r>
              <w:rPr>
                <w:szCs w:val="21"/>
              </w:rPr>
              <w:t>传输层（</w:t>
            </w:r>
            <w:r>
              <w:rPr>
                <w:szCs w:val="21"/>
              </w:rPr>
              <w:t>SSE+</w:t>
            </w:r>
            <w:r>
              <w:rPr>
                <w:rFonts w:hint="eastAsia"/>
                <w:szCs w:val="21"/>
              </w:rPr>
              <w:t>数据库</w:t>
            </w:r>
            <w:r>
              <w:rPr>
                <w:szCs w:val="21"/>
              </w:rPr>
              <w:t>，</w:t>
            </w:r>
            <w:r>
              <w:rPr>
                <w:rFonts w:hint="eastAsia"/>
                <w:szCs w:val="21"/>
              </w:rPr>
              <w:t>后端数据转发</w:t>
            </w:r>
            <w:r>
              <w:rPr>
                <w:szCs w:val="21"/>
              </w:rPr>
              <w:t>）</w:t>
            </w:r>
            <w:r>
              <w:rPr>
                <w:szCs w:val="21"/>
              </w:rPr>
              <w:t>→AI</w:t>
            </w:r>
            <w:r>
              <w:rPr>
                <w:szCs w:val="21"/>
              </w:rPr>
              <w:t>层（</w:t>
            </w:r>
            <w:r>
              <w:rPr>
                <w:szCs w:val="21"/>
              </w:rPr>
              <w:t>Node.js</w:t>
            </w:r>
            <w:r>
              <w:rPr>
                <w:szCs w:val="21"/>
              </w:rPr>
              <w:t>服务，关联分析与推理）</w:t>
            </w:r>
            <w:r>
              <w:rPr>
                <w:szCs w:val="21"/>
              </w:rPr>
              <w:t>→</w:t>
            </w:r>
            <w:r>
              <w:rPr>
                <w:szCs w:val="21"/>
              </w:rPr>
              <w:t>可视化层（</w:t>
            </w:r>
            <w:r>
              <w:rPr>
                <w:szCs w:val="21"/>
              </w:rPr>
              <w:t>React</w:t>
            </w:r>
            <w:r>
              <w:rPr>
                <w:szCs w:val="21"/>
              </w:rPr>
              <w:t>，分析与回放），实现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采集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分析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还原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优化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闭环。</w:t>
            </w:r>
          </w:p>
          <w:p w:rsidR="004C64C0" w:rsidRDefault="004C64C0">
            <w:pPr>
              <w:spacing w:line="300" w:lineRule="auto"/>
              <w:ind w:leftChars="200" w:left="420" w:firstLineChars="29" w:firstLine="61"/>
              <w:rPr>
                <w:rFonts w:hint="eastAsia"/>
                <w:szCs w:val="21"/>
              </w:rPr>
              <w:pPrChange w:id="43" w:author="邓雄峰" w:date="2025-12-30T01:18:00Z">
                <w:pPr>
                  <w:spacing w:line="300" w:lineRule="auto"/>
                  <w:ind w:left="360" w:hanging="360"/>
                </w:pPr>
              </w:pPrChange>
            </w:pPr>
            <w:ins w:id="44" w:author="揭磊平" w:date="2025-12-29T14:01:00Z">
              <w:r>
                <w:rPr>
                  <w:rFonts w:hint="eastAsia"/>
                  <w:szCs w:val="21"/>
                </w:rPr>
                <w:t xml:space="preserve">5.2 </w:t>
              </w:r>
            </w:ins>
            <w:r>
              <w:rPr>
                <w:rFonts w:hint="eastAsia"/>
                <w:szCs w:val="21"/>
              </w:rPr>
              <w:t>项目整体架构</w:t>
            </w:r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rFonts w:hint="eastAsia"/>
                <w:szCs w:val="21"/>
              </w:rPr>
              <w:pPrChange w:id="45" w:author="邓雄峰" w:date="2025-12-30T01:19:00Z">
                <w:pPr>
                  <w:spacing w:line="300" w:lineRule="auto"/>
                  <w:ind w:firstLineChars="200" w:firstLine="420"/>
                </w:pPr>
              </w:pPrChange>
            </w:pPr>
            <w:r>
              <w:rPr>
                <w:rFonts w:hint="eastAsia"/>
                <w:szCs w:val="21"/>
              </w:rPr>
              <w:t>本系统遵循“轻量化采集—可靠传输—智能分析—高效呈现”的分层设计理念，技术选型兼顾性能、兼容性与工程可维护性。前端监控探针采用</w:t>
            </w:r>
            <w:r>
              <w:rPr>
                <w:rFonts w:hint="eastAsia"/>
                <w:szCs w:val="21"/>
              </w:rPr>
              <w:t xml:space="preserve"> TypeScript </w:t>
            </w:r>
            <w:r>
              <w:rPr>
                <w:rFonts w:hint="eastAsia"/>
                <w:szCs w:val="21"/>
              </w:rPr>
              <w:t>进行模块化开发，构建输出兼容主流前端框架（</w:t>
            </w:r>
            <w:r>
              <w:rPr>
                <w:rFonts w:hint="eastAsia"/>
                <w:szCs w:val="21"/>
              </w:rPr>
              <w:t>React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>Vue</w:t>
            </w:r>
            <w:r>
              <w:rPr>
                <w:rFonts w:hint="eastAsia"/>
                <w:szCs w:val="21"/>
              </w:rPr>
              <w:t>、</w:t>
            </w:r>
            <w:r>
              <w:rPr>
                <w:rFonts w:hint="eastAsia"/>
                <w:szCs w:val="21"/>
              </w:rPr>
              <w:t xml:space="preserve">Angular </w:t>
            </w:r>
            <w:r>
              <w:rPr>
                <w:rFonts w:hint="eastAsia"/>
                <w:szCs w:val="21"/>
              </w:rPr>
              <w:t>及原生</w:t>
            </w:r>
            <w:r>
              <w:rPr>
                <w:rFonts w:hint="eastAsia"/>
                <w:szCs w:val="21"/>
              </w:rPr>
              <w:t xml:space="preserve"> JavaScript</w:t>
            </w:r>
            <w:r>
              <w:rPr>
                <w:rFonts w:hint="eastAsia"/>
                <w:szCs w:val="21"/>
              </w:rPr>
              <w:t>）的发布产物，确保无感集成；数据上报策略采用</w:t>
            </w:r>
            <w:r>
              <w:rPr>
                <w:rFonts w:hint="eastAsia"/>
                <w:szCs w:val="21"/>
              </w:rPr>
              <w:t xml:space="preserve"> Beacon API 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eastAsia"/>
                <w:szCs w:val="21"/>
              </w:rPr>
              <w:t xml:space="preserve"> Server-Sent Events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SSE</w:t>
            </w:r>
            <w:r>
              <w:rPr>
                <w:rFonts w:hint="eastAsia"/>
                <w:szCs w:val="21"/>
              </w:rPr>
              <w:t>）相结合的方式，在保障会话完整性的同时兼顾弱网环境下的传输可靠性，异常场景下自动降级至浏览器端</w:t>
            </w:r>
            <w:r>
              <w:rPr>
                <w:rFonts w:hint="eastAsia"/>
                <w:szCs w:val="21"/>
              </w:rPr>
              <w:t xml:space="preserve"> IndexedDB </w:t>
            </w:r>
            <w:r>
              <w:rPr>
                <w:rFonts w:hint="eastAsia"/>
                <w:szCs w:val="21"/>
              </w:rPr>
              <w:t>实现本地暂存与重试。服务端基于</w:t>
            </w:r>
            <w:r>
              <w:rPr>
                <w:rFonts w:hint="eastAsia"/>
                <w:szCs w:val="21"/>
              </w:rPr>
              <w:t xml:space="preserve"> Node.js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TypeScript</w:t>
            </w:r>
            <w:r>
              <w:rPr>
                <w:rFonts w:hint="eastAsia"/>
                <w:szCs w:val="21"/>
              </w:rPr>
              <w:t>）构建轻量转发与预处理层，承载数据清洗、去重及上下文补全任务；</w:t>
            </w:r>
            <w:r>
              <w:rPr>
                <w:rFonts w:hint="eastAsia"/>
                <w:szCs w:val="21"/>
              </w:rPr>
              <w:lastRenderedPageBreak/>
              <w:t>基于复杂</w:t>
            </w:r>
            <w:r>
              <w:rPr>
                <w:rFonts w:hint="eastAsia"/>
                <w:szCs w:val="21"/>
              </w:rPr>
              <w:t xml:space="preserve"> AI </w:t>
            </w:r>
            <w:r>
              <w:rPr>
                <w:rFonts w:hint="eastAsia"/>
                <w:szCs w:val="21"/>
              </w:rPr>
              <w:t>推理任务实现异常分类、根因定位与体验评分等模型训练与推理，前后端通过</w:t>
            </w:r>
            <w:r>
              <w:rPr>
                <w:rFonts w:hint="eastAsia"/>
                <w:szCs w:val="21"/>
              </w:rPr>
              <w:t xml:space="preserve"> RESTful API </w:t>
            </w:r>
            <w:r>
              <w:rPr>
                <w:rFonts w:hint="eastAsia"/>
                <w:szCs w:val="21"/>
              </w:rPr>
              <w:t>与</w:t>
            </w:r>
            <w:r>
              <w:rPr>
                <w:rFonts w:hint="eastAsia"/>
                <w:szCs w:val="21"/>
              </w:rPr>
              <w:t xml:space="preserve"> gRPC </w:t>
            </w:r>
            <w:r>
              <w:rPr>
                <w:rFonts w:hint="eastAsia"/>
                <w:szCs w:val="21"/>
              </w:rPr>
              <w:t>协议完成异步调用与结果回传。持久层采用</w:t>
            </w:r>
            <w:r>
              <w:rPr>
                <w:rFonts w:hint="eastAsia"/>
                <w:szCs w:val="21"/>
              </w:rPr>
              <w:t xml:space="preserve"> MySQL </w:t>
            </w:r>
            <w:r>
              <w:rPr>
                <w:rFonts w:hint="eastAsia"/>
                <w:szCs w:val="21"/>
              </w:rPr>
              <w:t>存储结构化监控指标与事件日志，</w:t>
            </w:r>
            <w:r>
              <w:rPr>
                <w:rFonts w:hint="eastAsia"/>
                <w:szCs w:val="21"/>
              </w:rPr>
              <w:t xml:space="preserve">Redis </w:t>
            </w:r>
            <w:r>
              <w:rPr>
                <w:rFonts w:hint="eastAsia"/>
                <w:szCs w:val="21"/>
              </w:rPr>
              <w:t>提供实时去重、频率控制与短时缓存，对象存储组件</w:t>
            </w:r>
            <w:r>
              <w:rPr>
                <w:rFonts w:hint="eastAsia"/>
                <w:szCs w:val="21"/>
              </w:rPr>
              <w:t xml:space="preserve"> MinIO </w:t>
            </w:r>
            <w:r>
              <w:rPr>
                <w:rFonts w:hint="eastAsia"/>
                <w:szCs w:val="21"/>
              </w:rPr>
              <w:t>承载经</w:t>
            </w:r>
            <w:r>
              <w:rPr>
                <w:rFonts w:hint="eastAsia"/>
                <w:szCs w:val="21"/>
              </w:rPr>
              <w:t xml:space="preserve"> DOM </w:t>
            </w:r>
            <w:r>
              <w:rPr>
                <w:rFonts w:hint="eastAsia"/>
                <w:szCs w:val="21"/>
              </w:rPr>
              <w:t>快照增量压缩后的录屏片段，支持冷热数据分离与低成本归档。可视化前端基于</w:t>
            </w:r>
            <w:r>
              <w:rPr>
                <w:rFonts w:hint="eastAsia"/>
                <w:szCs w:val="21"/>
              </w:rPr>
              <w:t xml:space="preserve"> React + TypeScript </w:t>
            </w:r>
            <w:r>
              <w:rPr>
                <w:rFonts w:hint="eastAsia"/>
                <w:szCs w:val="21"/>
              </w:rPr>
              <w:t>框架，结合</w:t>
            </w: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主流组件库与</w:t>
            </w:r>
            <w:r>
              <w:rPr>
                <w:rFonts w:hint="eastAsia"/>
                <w:szCs w:val="21"/>
              </w:rPr>
              <w:t xml:space="preserve"> ECharts </w:t>
            </w:r>
            <w:r>
              <w:rPr>
                <w:rFonts w:hint="eastAsia"/>
                <w:szCs w:val="21"/>
              </w:rPr>
              <w:t>图表引擎，集成</w:t>
            </w:r>
            <w:r>
              <w:rPr>
                <w:rFonts w:hint="eastAsia"/>
                <w:szCs w:val="21"/>
              </w:rPr>
              <w:t xml:space="preserve"> rrweb-player </w:t>
            </w:r>
            <w:r>
              <w:rPr>
                <w:rFonts w:hint="eastAsia"/>
                <w:szCs w:val="21"/>
              </w:rPr>
              <w:t>实现可回溯的用户行为录屏渲染；工程构建采用</w:t>
            </w:r>
            <w:r>
              <w:rPr>
                <w:rFonts w:hint="eastAsia"/>
                <w:szCs w:val="21"/>
              </w:rPr>
              <w:t xml:space="preserve"> Vite </w:t>
            </w:r>
            <w:r>
              <w:rPr>
                <w:rFonts w:hint="eastAsia"/>
                <w:szCs w:val="21"/>
              </w:rPr>
              <w:t>工具链以提升开发效率与页面加载性能，形成“端—边—云”协同的全链路技术支撑体系。</w:t>
            </w:r>
          </w:p>
          <w:p w:rsidR="004C64C0" w:rsidRDefault="004C64C0">
            <w:pPr>
              <w:keepNext/>
              <w:spacing w:line="300" w:lineRule="auto"/>
              <w:ind w:leftChars="400" w:left="840" w:firstLineChars="100" w:firstLine="210"/>
              <w:jc w:val="center"/>
            </w:pPr>
            <w:ins w:id="46" w:author="邓雄峰" w:date="2025-12-30T00:50:00Z">
              <w:r>
                <w:rPr>
                  <w:szCs w:val="21"/>
                  <w:lang w:val="en-US" w:eastAsia="zh-CN"/>
                </w:rPr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图片 10" o:spid="_x0000_i1025" type="#_x0000_t75" alt="整体架构" style="width:303.9pt;height:393.65pt;mso-wrap-style:square;mso-position-horizontal-relative:page;mso-position-vertical-relative:page">
                    <v:fill o:detectmouseclick="t"/>
                    <v:imagedata r:id="rId7" o:title="整体架构"/>
                  </v:shape>
                </w:pict>
              </w:r>
            </w:ins>
          </w:p>
          <w:p w:rsidR="004C64C0" w:rsidRDefault="004C64C0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del w:id="47" w:author="揭磊平" w:date="2025-12-29T14:02:00Z">
              <w:r>
                <w:rPr>
                  <w:rFonts w:hint="eastAsia"/>
                </w:rPr>
                <w:delText>表</w:delText>
              </w:r>
            </w:del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lang w:val="en-US" w:eastAsia="zh-CN"/>
              </w:rPr>
              <w:t>1</w:t>
            </w:r>
            <w:r>
              <w:fldChar w:fldCharType="end"/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整体项目结构流程图</w:t>
            </w:r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szCs w:val="21"/>
              </w:rPr>
              <w:pPrChange w:id="48" w:author="邓雄峰" w:date="2025-12-30T01:21:00Z">
                <w:pPr>
                  <w:spacing w:line="300" w:lineRule="auto"/>
                  <w:ind w:firstLineChars="200" w:firstLine="420"/>
                </w:pPr>
              </w:pPrChange>
            </w:pPr>
            <w:r>
              <w:rPr>
                <w:rFonts w:hint="eastAsia"/>
                <w:szCs w:val="21"/>
              </w:rPr>
              <w:t>SDK</w:t>
            </w:r>
            <w:r>
              <w:rPr>
                <w:szCs w:val="21"/>
              </w:rPr>
              <w:t>作为前端数据监控与采集系统的核心基础设施，本</w:t>
            </w:r>
            <w:r>
              <w:rPr>
                <w:szCs w:val="21"/>
              </w:rPr>
              <w:t xml:space="preserve"> SDK </w:t>
            </w:r>
            <w:r>
              <w:rPr>
                <w:szCs w:val="21"/>
              </w:rPr>
              <w:t>承担着应用程序环境构建、配置参数加载及服务启动的关键任务。系统采用</w:t>
            </w:r>
            <w:r>
              <w:rPr>
                <w:szCs w:val="21"/>
              </w:rPr>
              <w:t xml:space="preserve"> TypeScript </w:t>
            </w:r>
            <w:r>
              <w:rPr>
                <w:szCs w:val="21"/>
              </w:rPr>
              <w:t>语言构建，利用其静态类型检查机制确保</w:t>
            </w:r>
            <w:r>
              <w:rPr>
                <w:szCs w:val="21"/>
              </w:rPr>
              <w:t> ConfigType </w:t>
            </w:r>
            <w:r>
              <w:rPr>
                <w:szCs w:val="21"/>
              </w:rPr>
              <w:t>配置参数的完整性与类型安全，整个初始化流程通过</w:t>
            </w:r>
            <w:r>
              <w:rPr>
                <w:szCs w:val="21"/>
              </w:rPr>
              <w:t> init </w:t>
            </w:r>
            <w:r>
              <w:rPr>
                <w:szCs w:val="21"/>
              </w:rPr>
              <w:t>接口作为统一入口，遵循</w:t>
            </w:r>
            <w:r>
              <w:rPr>
                <w:szCs w:val="21"/>
              </w:rPr>
              <w:lastRenderedPageBreak/>
              <w:t>高内聚、低耦合的设计原则。在具体执行逻辑上，</w:t>
            </w:r>
            <w:r>
              <w:rPr>
                <w:szCs w:val="21"/>
              </w:rPr>
              <w:t xml:space="preserve">SDK </w:t>
            </w:r>
            <w:r>
              <w:rPr>
                <w:szCs w:val="21"/>
              </w:rPr>
              <w:t>首先调用</w:t>
            </w:r>
            <w:r>
              <w:rPr>
                <w:szCs w:val="21"/>
              </w:rPr>
              <w:t> setConfig </w:t>
            </w:r>
            <w:r>
              <w:rPr>
                <w:szCs w:val="21"/>
              </w:rPr>
              <w:t>完成环境参数的注入与解析，</w:t>
            </w:r>
            <w:r>
              <w:rPr>
                <w:rFonts w:hint="eastAsia"/>
                <w:szCs w:val="21"/>
              </w:rPr>
              <w:t>然后</w:t>
            </w:r>
            <w:r>
              <w:rPr>
                <w:szCs w:val="21"/>
              </w:rPr>
              <w:t>触发</w:t>
            </w:r>
            <w:r>
              <w:rPr>
                <w:szCs w:val="21"/>
              </w:rPr>
              <w:t> initCache </w:t>
            </w:r>
            <w:r>
              <w:rPr>
                <w:szCs w:val="21"/>
              </w:rPr>
              <w:t>模块构建本地缓存机制；该机制基于</w:t>
            </w:r>
            <w:r>
              <w:rPr>
                <w:szCs w:val="21"/>
              </w:rPr>
              <w:t xml:space="preserve"> HTML5 Web Storage </w:t>
            </w:r>
            <w:r>
              <w:rPr>
                <w:szCs w:val="21"/>
              </w:rPr>
              <w:t>技术栈，通过配置</w:t>
            </w:r>
            <w:r>
              <w:rPr>
                <w:szCs w:val="21"/>
              </w:rPr>
              <w:t> localStorageKey</w:t>
            </w:r>
            <w:r>
              <w:rPr>
                <w:szCs w:val="21"/>
              </w:rPr>
              <w:t>、过期时间及最大容量限制策略，有效实现了对断网环境下数据的持久化存储与流量控制。紧接着，</w:t>
            </w:r>
            <w:r>
              <w:rPr>
                <w:szCs w:val="21"/>
              </w:rPr>
              <w:t>initReportSystem </w:t>
            </w:r>
            <w:r>
              <w:rPr>
                <w:szCs w:val="21"/>
              </w:rPr>
              <w:t>启动上报子系统，该环节深度融合了</w:t>
            </w:r>
            <w:r>
              <w:rPr>
                <w:szCs w:val="21"/>
              </w:rPr>
              <w:t xml:space="preserve"> DOM </w:t>
            </w:r>
            <w:r>
              <w:rPr>
                <w:szCs w:val="21"/>
              </w:rPr>
              <w:t>事件流监听技术与离线容灾策略，不仅能够注册在线事件监听器以实时捕获用户交互行为，更具备在网络恢复时自动检测并上传离线数据的能力，从而大幅提升了数据采集的完整性与传输可靠性。最终，</w:t>
            </w:r>
            <w:r>
              <w:rPr>
                <w:szCs w:val="21"/>
              </w:rPr>
              <w:t xml:space="preserve">SDK </w:t>
            </w:r>
            <w:r>
              <w:rPr>
                <w:szCs w:val="21"/>
              </w:rPr>
              <w:t>依据单例模式设计思想，将实例化对象挂载至全局</w:t>
            </w:r>
            <w:r>
              <w:rPr>
                <w:szCs w:val="21"/>
              </w:rPr>
              <w:t> window </w:t>
            </w:r>
            <w:r>
              <w:rPr>
                <w:szCs w:val="21"/>
              </w:rPr>
              <w:t>作用域，完成了从配置加载到服务就绪的全链路初始化，为后续的业务监控提供了稳定且高效的运行时环境。</w:t>
            </w:r>
          </w:p>
          <w:p w:rsidR="004C64C0" w:rsidRDefault="004C64C0">
            <w:pPr>
              <w:keepNext/>
              <w:spacing w:line="300" w:lineRule="auto"/>
              <w:ind w:leftChars="400" w:left="840" w:firstLineChars="100" w:firstLine="210"/>
              <w:jc w:val="center"/>
            </w:pPr>
            <w:ins w:id="49" w:author="邓雄峰" w:date="2025-12-30T00:45:00Z">
              <w:r>
                <w:rPr>
                  <w:lang w:val="en-US" w:eastAsia="zh-CN"/>
                </w:rPr>
                <w:pict>
                  <v:shape id="图片 8" o:spid="_x0000_i1026" type="#_x0000_t75" alt="sdk" style="width:293.6pt;height:177.65pt;mso-wrap-style:square;mso-position-horizontal-relative:page;mso-position-vertical-relative:page">
                    <v:fill o:detectmouseclick="t"/>
                    <v:imagedata r:id="rId8" o:title="sdk"/>
                  </v:shape>
                </w:pict>
              </w:r>
            </w:ins>
          </w:p>
          <w:p w:rsidR="004C64C0" w:rsidRDefault="004C64C0">
            <w:pPr>
              <w:pStyle w:val="a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图</w:t>
            </w:r>
            <w:r>
              <w:rPr>
                <w:rFonts w:hint="eastAsia"/>
              </w:rPr>
              <w:t xml:space="preserve"> </w:t>
            </w:r>
            <w:r>
              <w:fldChar w:fldCharType="begin"/>
            </w:r>
            <w:r>
              <w:instrText xml:space="preserve"> </w:instrText>
            </w:r>
            <w:r>
              <w:rPr>
                <w:rFonts w:hint="eastAsia"/>
              </w:rPr>
              <w:instrText xml:space="preserve">SEQ </w:instrText>
            </w:r>
            <w:r>
              <w:rPr>
                <w:rFonts w:hint="eastAsia"/>
              </w:rPr>
              <w:instrText>图表</w:instrText>
            </w:r>
            <w:r>
              <w:rPr>
                <w:rFonts w:hint="eastAsia"/>
              </w:rPr>
              <w:instrText xml:space="preserve"> \* ARABIC</w:instrText>
            </w:r>
            <w:r>
              <w:instrText xml:space="preserve"> </w:instrText>
            </w:r>
            <w:r>
              <w:fldChar w:fldCharType="separate"/>
            </w:r>
            <w:r>
              <w:rPr>
                <w:lang w:val="en-US" w:eastAsia="zh-CN"/>
              </w:rPr>
              <w:t>2</w:t>
            </w:r>
            <w:r>
              <w:fldChar w:fldCharType="end"/>
            </w:r>
            <w:r>
              <w:rPr>
                <w:rFonts w:hint="eastAsia"/>
              </w:rPr>
              <w:t xml:space="preserve">  </w:t>
            </w:r>
            <w:r>
              <w:rPr>
                <w:rFonts w:ascii="黑体" w:hAnsi="黑体" w:hint="eastAsia"/>
              </w:rPr>
              <w:t>sdk</w:t>
            </w:r>
            <w:r>
              <w:rPr>
                <w:rFonts w:hint="eastAsia"/>
              </w:rPr>
              <w:t>架构</w:t>
            </w:r>
            <w:ins w:id="50" w:author="邓雄峰" w:date="2025-12-30T01:45:00Z">
              <w:r>
                <w:rPr>
                  <w:rFonts w:hint="eastAsia"/>
                </w:rPr>
                <w:t>图</w:t>
              </w:r>
            </w:ins>
          </w:p>
          <w:p w:rsidR="004C64C0" w:rsidRDefault="004C64C0">
            <w:pPr>
              <w:numPr>
                <w:ilvl w:val="0"/>
                <w:numId w:val="1"/>
              </w:numPr>
              <w:spacing w:line="300" w:lineRule="auto"/>
              <w:rPr>
                <w:szCs w:val="21"/>
              </w:rPr>
            </w:pPr>
            <w:bookmarkStart w:id="51" w:name="heading_5"/>
            <w:r>
              <w:rPr>
                <w:szCs w:val="21"/>
              </w:rPr>
              <w:t>研究方法与创新点</w:t>
            </w:r>
            <w:bookmarkEnd w:id="51"/>
          </w:p>
          <w:p w:rsidR="004C64C0" w:rsidRDefault="004C64C0">
            <w:pPr>
              <w:spacing w:line="300" w:lineRule="auto"/>
              <w:ind w:leftChars="200" w:left="420"/>
              <w:rPr>
                <w:szCs w:val="21"/>
              </w:rPr>
              <w:pPrChange w:id="52" w:author="邓雄峰" w:date="2025-12-30T01:05:00Z">
                <w:pPr>
                  <w:spacing w:line="300" w:lineRule="auto"/>
                </w:pPr>
              </w:pPrChange>
            </w:pPr>
            <w:bookmarkStart w:id="53" w:name="heading_6"/>
            <w:ins w:id="54" w:author="揭磊平" w:date="2025-12-29T13:59:00Z">
              <w:r>
                <w:rPr>
                  <w:rFonts w:hint="eastAsia"/>
                  <w:szCs w:val="21"/>
                </w:rPr>
                <w:t>6</w:t>
              </w:r>
            </w:ins>
            <w:r>
              <w:rPr>
                <w:szCs w:val="21"/>
              </w:rPr>
              <w:t xml:space="preserve">.1 </w:t>
            </w:r>
            <w:r>
              <w:rPr>
                <w:szCs w:val="21"/>
              </w:rPr>
              <w:t>研究方法</w:t>
            </w:r>
            <w:bookmarkEnd w:id="53"/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szCs w:val="21"/>
              </w:rPr>
              <w:pPrChange w:id="55" w:author="邓雄峰" w:date="2025-12-30T01:05:00Z">
                <w:pPr>
                  <w:spacing w:line="300" w:lineRule="auto"/>
                  <w:ind w:firstLineChars="200" w:firstLine="420"/>
                </w:pPr>
              </w:pPrChange>
            </w:pPr>
            <w:ins w:id="56" w:author="邓雄峰" w:date="2025-12-30T01:21:00Z">
              <w:r>
                <w:rPr>
                  <w:rFonts w:hint="eastAsia"/>
                  <w:szCs w:val="21"/>
                </w:rPr>
                <w:t>6.</w:t>
              </w:r>
            </w:ins>
            <w:ins w:id="57" w:author="邓雄峰" w:date="2025-12-30T00:54:00Z">
              <w:r>
                <w:rPr>
                  <w:rFonts w:hint="eastAsia"/>
                  <w:szCs w:val="21"/>
                </w:rPr>
                <w:t>1.</w:t>
              </w:r>
            </w:ins>
            <w:ins w:id="58" w:author="邓雄峰" w:date="2025-12-30T01:21:00Z">
              <w:r>
                <w:rPr>
                  <w:rFonts w:hint="eastAsia"/>
                  <w:szCs w:val="21"/>
                </w:rPr>
                <w:t>1</w:t>
              </w:r>
            </w:ins>
            <w:del w:id="59" w:author="邓雄峰" w:date="2025-12-30T00:54:00Z">
              <w:r>
                <w:rPr>
                  <w:szCs w:val="21"/>
                </w:rPr>
                <w:delText>1.</w:delText>
              </w:r>
            </w:del>
            <w:r>
              <w:rPr>
                <w:szCs w:val="21"/>
              </w:rPr>
              <w:t xml:space="preserve"> </w:t>
            </w:r>
            <w:r>
              <w:rPr>
                <w:szCs w:val="21"/>
              </w:rPr>
              <w:t>文献研究法：梳理前端监控、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分析及</w:t>
            </w:r>
            <w:r>
              <w:rPr>
                <w:szCs w:val="21"/>
              </w:rPr>
              <w:t>SDK</w:t>
            </w:r>
            <w:r>
              <w:rPr>
                <w:szCs w:val="21"/>
              </w:rPr>
              <w:t>容灾的核心文献与标准。</w:t>
            </w:r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szCs w:val="21"/>
              </w:rPr>
              <w:pPrChange w:id="60" w:author="邓雄峰" w:date="2025-12-30T01:05:00Z">
                <w:pPr>
                  <w:spacing w:line="300" w:lineRule="auto"/>
                  <w:ind w:firstLineChars="200" w:firstLine="420"/>
                </w:pPr>
              </w:pPrChange>
            </w:pPr>
            <w:ins w:id="61" w:author="邓雄峰" w:date="2025-12-30T01:21:00Z">
              <w:r>
                <w:rPr>
                  <w:rFonts w:hint="eastAsia"/>
                  <w:szCs w:val="21"/>
                </w:rPr>
                <w:t>6.1.</w:t>
              </w:r>
            </w:ins>
            <w:r>
              <w:rPr>
                <w:szCs w:val="21"/>
              </w:rPr>
              <w:t xml:space="preserve">2. </w:t>
            </w:r>
            <w:r>
              <w:rPr>
                <w:szCs w:val="21"/>
              </w:rPr>
              <w:t>需求调研法：结合</w:t>
            </w:r>
            <w:r>
              <w:rPr>
                <w:rFonts w:hint="eastAsia"/>
                <w:szCs w:val="21"/>
              </w:rPr>
              <w:t>自身</w:t>
            </w:r>
            <w:r>
              <w:rPr>
                <w:szCs w:val="21"/>
              </w:rPr>
              <w:t>实习经验，</w:t>
            </w:r>
            <w:r>
              <w:rPr>
                <w:rFonts w:hint="eastAsia"/>
                <w:szCs w:val="21"/>
              </w:rPr>
              <w:t>充分考虑真实业务场景</w:t>
            </w:r>
            <w:r>
              <w:rPr>
                <w:szCs w:val="21"/>
              </w:rPr>
              <w:t>监控需求并量化。</w:t>
            </w:r>
          </w:p>
          <w:p w:rsidR="004C64C0" w:rsidRDefault="004C64C0">
            <w:pPr>
              <w:spacing w:line="300" w:lineRule="auto"/>
              <w:ind w:leftChars="200" w:left="420"/>
              <w:rPr>
                <w:szCs w:val="21"/>
              </w:rPr>
              <w:pPrChange w:id="62" w:author="邓雄峰" w:date="2025-12-30T01:05:00Z">
                <w:pPr>
                  <w:spacing w:line="300" w:lineRule="auto"/>
                </w:pPr>
              </w:pPrChange>
            </w:pPr>
            <w:bookmarkStart w:id="63" w:name="heading_7"/>
            <w:del w:id="64" w:author="揭磊平" w:date="2025-12-29T13:59:00Z">
              <w:r>
                <w:rPr>
                  <w:szCs w:val="21"/>
                </w:rPr>
                <w:delText>4</w:delText>
              </w:r>
            </w:del>
            <w:ins w:id="65" w:author="揭磊平" w:date="2025-12-29T13:59:00Z">
              <w:r>
                <w:rPr>
                  <w:rFonts w:hint="eastAsia"/>
                  <w:szCs w:val="21"/>
                </w:rPr>
                <w:t>6</w:t>
              </w:r>
            </w:ins>
            <w:r>
              <w:rPr>
                <w:szCs w:val="21"/>
              </w:rPr>
              <w:t xml:space="preserve">.2 </w:t>
            </w:r>
            <w:r>
              <w:rPr>
                <w:szCs w:val="21"/>
              </w:rPr>
              <w:t>创新点</w:t>
            </w:r>
            <w:bookmarkEnd w:id="63"/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ins w:id="66" w:author="揭磊平" w:date="2025-12-29T14:00:00Z"/>
                <w:rFonts w:hint="eastAsia"/>
                <w:szCs w:val="21"/>
              </w:rPr>
              <w:pPrChange w:id="67" w:author="邓雄峰" w:date="2025-12-30T01:05:00Z">
                <w:pPr>
                  <w:spacing w:line="300" w:lineRule="auto"/>
                  <w:ind w:firstLineChars="200" w:firstLine="420"/>
                </w:pPr>
              </w:pPrChange>
            </w:pPr>
            <w:ins w:id="68" w:author="邓雄峰" w:date="2025-12-30T01:21:00Z">
              <w:r>
                <w:rPr>
                  <w:rFonts w:hint="eastAsia"/>
                  <w:szCs w:val="21"/>
                </w:rPr>
                <w:t>6.2.</w:t>
              </w:r>
            </w:ins>
            <w:r>
              <w:rPr>
                <w:szCs w:val="21"/>
              </w:rPr>
              <w:t xml:space="preserve">1. </w:t>
            </w:r>
            <w:r>
              <w:rPr>
                <w:szCs w:val="21"/>
              </w:rPr>
              <w:t>指标体系创新：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基础</w:t>
            </w:r>
            <w:r>
              <w:rPr>
                <w:szCs w:val="21"/>
              </w:rPr>
              <w:t>+AI</w:t>
            </w:r>
            <w:r>
              <w:rPr>
                <w:szCs w:val="21"/>
              </w:rPr>
              <w:t>衍生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双层设计，将</w:t>
            </w:r>
            <w:r>
              <w:rPr>
                <w:szCs w:val="21"/>
              </w:rPr>
              <w:t>AI</w:t>
            </w:r>
            <w:r>
              <w:rPr>
                <w:szCs w:val="21"/>
              </w:rPr>
              <w:t>分析转化为可量化指标。</w:t>
            </w:r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del w:id="69" w:author="揭磊平" w:date="2025-12-29T14:00:00Z"/>
                <w:szCs w:val="21"/>
              </w:rPr>
              <w:pPrChange w:id="70" w:author="邓雄峰" w:date="2025-12-30T01:05:00Z">
                <w:pPr>
                  <w:spacing w:line="300" w:lineRule="auto"/>
                  <w:ind w:firstLineChars="200" w:firstLine="420"/>
                </w:pPr>
              </w:pPrChange>
            </w:pPr>
            <w:ins w:id="71" w:author="邓雄峰" w:date="2025-12-30T01:21:00Z">
              <w:r>
                <w:rPr>
                  <w:rFonts w:hint="eastAsia"/>
                  <w:szCs w:val="21"/>
                </w:rPr>
                <w:t>6.2.</w:t>
              </w:r>
            </w:ins>
            <w:ins w:id="72" w:author="邓雄峰" w:date="2025-12-30T00:52:00Z">
              <w:r>
                <w:rPr>
                  <w:rFonts w:hint="eastAsia"/>
                  <w:szCs w:val="21"/>
                </w:rPr>
                <w:t xml:space="preserve">2. </w:t>
              </w:r>
            </w:ins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ins w:id="73" w:author="揭磊平" w:date="2025-12-29T14:00:00Z"/>
                <w:szCs w:val="21"/>
              </w:rPr>
              <w:pPrChange w:id="74" w:author="邓雄峰" w:date="2025-12-30T01:05:00Z">
                <w:pPr>
                  <w:spacing w:line="300" w:lineRule="auto"/>
                  <w:ind w:left="360" w:hanging="360"/>
                </w:pPr>
              </w:pPrChange>
            </w:pPr>
            <w:ins w:id="75" w:author="揭磊平" w:date="2025-12-29T14:01:00Z">
              <w:del w:id="76" w:author="邓雄峰" w:date="2025-12-30T00:52:00Z">
                <w:r>
                  <w:rPr>
                    <w:szCs w:val="21"/>
                  </w:rPr>
                  <w:delText>3.</w:delText>
                </w:r>
              </w:del>
            </w:ins>
            <w:del w:id="77" w:author="揭磊平" w:date="2025-12-29T14:00:00Z">
              <w:r>
                <w:rPr>
                  <w:szCs w:val="21"/>
                </w:rPr>
                <w:delText xml:space="preserve">2. </w:delText>
              </w:r>
            </w:del>
            <w:r>
              <w:rPr>
                <w:szCs w:val="21"/>
              </w:rPr>
              <w:t>分析闭环创新：融合录屏</w:t>
            </w:r>
            <w:r>
              <w:rPr>
                <w:rFonts w:hint="eastAsia"/>
                <w:szCs w:val="21"/>
              </w:rPr>
              <w:t>+</w:t>
            </w:r>
            <w:r>
              <w:rPr>
                <w:szCs w:val="21"/>
              </w:rPr>
              <w:t>容灾</w:t>
            </w:r>
            <w:r>
              <w:rPr>
                <w:rFonts w:hint="eastAsia"/>
                <w:szCs w:val="21"/>
              </w:rPr>
              <w:t>+</w:t>
            </w:r>
            <w:r>
              <w:rPr>
                <w:rFonts w:hint="eastAsia"/>
                <w:szCs w:val="21"/>
              </w:rPr>
              <w:t>优化</w:t>
            </w:r>
            <w:r>
              <w:rPr>
                <w:szCs w:val="21"/>
              </w:rPr>
              <w:t>，实现</w:t>
            </w:r>
            <w:r>
              <w:rPr>
                <w:szCs w:val="21"/>
              </w:rPr>
              <w:t>“</w:t>
            </w:r>
            <w:r>
              <w:rPr>
                <w:szCs w:val="21"/>
              </w:rPr>
              <w:t>检测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还原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定位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优化</w:t>
            </w:r>
            <w:r>
              <w:rPr>
                <w:szCs w:val="21"/>
              </w:rPr>
              <w:t>”</w:t>
            </w:r>
            <w:r>
              <w:rPr>
                <w:szCs w:val="21"/>
              </w:rPr>
              <w:t>全流程支撑。</w:t>
            </w:r>
          </w:p>
          <w:p w:rsidR="004C64C0" w:rsidRDefault="004C64C0">
            <w:pPr>
              <w:numPr>
                <w:ilvl w:val="0"/>
                <w:numId w:val="4"/>
                <w:ins w:id="78" w:author="揭磊平" w:date="2025-12-29T14:00:00Z"/>
              </w:numPr>
              <w:tabs>
                <w:tab w:val="left" w:pos="-420"/>
              </w:tabs>
              <w:spacing w:line="300" w:lineRule="auto"/>
              <w:ind w:leftChars="200" w:left="780"/>
              <w:rPr>
                <w:del w:id="79" w:author="揭磊平" w:date="2025-12-29T14:00:00Z"/>
                <w:szCs w:val="21"/>
              </w:rPr>
              <w:pPrChange w:id="80" w:author="邓雄峰" w:date="2025-12-30T01:05:00Z">
                <w:pPr>
                  <w:numPr>
                    <w:numId w:val="4"/>
                  </w:numPr>
                  <w:tabs>
                    <w:tab w:val="left" w:pos="-420"/>
                  </w:tabs>
                  <w:spacing w:line="300" w:lineRule="auto"/>
                  <w:ind w:left="780" w:hanging="360"/>
                </w:pPr>
              </w:pPrChange>
            </w:pPr>
            <w:ins w:id="81" w:author="邓雄峰" w:date="2025-12-30T01:21:00Z">
              <w:r>
                <w:rPr>
                  <w:rFonts w:hint="eastAsia"/>
                  <w:szCs w:val="21"/>
                </w:rPr>
                <w:t>6.2.</w:t>
              </w:r>
            </w:ins>
          </w:p>
          <w:p w:rsidR="004C64C0" w:rsidRDefault="004C64C0">
            <w:pPr>
              <w:spacing w:line="300" w:lineRule="auto"/>
              <w:ind w:leftChars="200" w:left="420" w:firstLineChars="200" w:firstLine="420"/>
              <w:rPr>
                <w:szCs w:val="21"/>
              </w:rPr>
              <w:pPrChange w:id="82" w:author="邓雄峰" w:date="2025-12-30T01:05:00Z">
                <w:pPr>
                  <w:spacing w:line="300" w:lineRule="auto"/>
                  <w:ind w:firstLineChars="200" w:firstLine="420"/>
                </w:pPr>
              </w:pPrChange>
            </w:pPr>
            <w:r>
              <w:rPr>
                <w:szCs w:val="21"/>
              </w:rPr>
              <w:t xml:space="preserve">3. </w:t>
            </w:r>
            <w:r>
              <w:rPr>
                <w:szCs w:val="21"/>
              </w:rPr>
              <w:t>容灾创新：</w:t>
            </w:r>
            <w:r>
              <w:rPr>
                <w:rFonts w:hint="eastAsia"/>
                <w:szCs w:val="21"/>
              </w:rPr>
              <w:t>多重</w:t>
            </w:r>
            <w:r>
              <w:rPr>
                <w:szCs w:val="21"/>
              </w:rPr>
              <w:t>SDK</w:t>
            </w:r>
            <w:r>
              <w:rPr>
                <w:szCs w:val="21"/>
              </w:rPr>
              <w:t>高可用机制，解决网络中断、插件崩溃等监控中断问题。</w:t>
            </w:r>
          </w:p>
          <w:p w:rsidR="004C64C0" w:rsidRDefault="004C64C0">
            <w:pPr>
              <w:numPr>
                <w:ilvl w:val="0"/>
                <w:numId w:val="1"/>
              </w:numPr>
              <w:spacing w:line="300" w:lineRule="auto"/>
              <w:rPr>
                <w:szCs w:val="21"/>
              </w:rPr>
            </w:pPr>
            <w:r>
              <w:rPr>
                <w:rFonts w:hint="eastAsia"/>
                <w:szCs w:val="21"/>
              </w:rPr>
              <w:t>参考文献</w:t>
            </w:r>
          </w:p>
          <w:p w:rsidR="004C64C0" w:rsidRDefault="004C64C0">
            <w:pPr>
              <w:numPr>
                <w:ilvl w:val="0"/>
                <w:numId w:val="5"/>
              </w:numPr>
              <w:tabs>
                <w:tab w:val="left" w:pos="-420"/>
              </w:tabs>
              <w:spacing w:line="300" w:lineRule="auto"/>
              <w:rPr>
                <w:rFonts w:hint="eastAsia"/>
                <w:szCs w:val="21"/>
              </w:rPr>
            </w:pPr>
            <w:bookmarkStart w:id="83" w:name="_Ref217843137"/>
            <w:r>
              <w:rPr>
                <w:rFonts w:hint="eastAsia"/>
                <w:szCs w:val="21"/>
              </w:rPr>
              <w:t>白美玲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>基于用户体验的</w:t>
            </w:r>
            <w:r>
              <w:rPr>
                <w:rFonts w:hint="eastAsia"/>
                <w:szCs w:val="21"/>
              </w:rPr>
              <w:t>Web</w:t>
            </w:r>
            <w:r>
              <w:rPr>
                <w:rFonts w:hint="eastAsia"/>
                <w:szCs w:val="21"/>
              </w:rPr>
              <w:t>应用前端数据监控平台的优化处理方式</w:t>
            </w:r>
            <w:r>
              <w:rPr>
                <w:rFonts w:hint="eastAsia"/>
                <w:szCs w:val="21"/>
              </w:rPr>
              <w:t>[C]//</w:t>
            </w:r>
            <w:r>
              <w:rPr>
                <w:rFonts w:hint="eastAsia"/>
                <w:szCs w:val="21"/>
              </w:rPr>
              <w:t>香港新世纪文化出版社</w:t>
            </w:r>
            <w:r>
              <w:rPr>
                <w:rFonts w:hint="eastAsia"/>
                <w:szCs w:val="21"/>
              </w:rPr>
              <w:t>.2023</w:t>
            </w:r>
            <w:r>
              <w:rPr>
                <w:rFonts w:hint="eastAsia"/>
                <w:szCs w:val="21"/>
              </w:rPr>
              <w:t>年第六届智慧教育与人工智能发展国际学术会议论文集（第三卷）</w:t>
            </w:r>
            <w:r>
              <w:rPr>
                <w:rFonts w:hint="eastAsia"/>
                <w:szCs w:val="21"/>
              </w:rPr>
              <w:t>.</w:t>
            </w:r>
            <w:r>
              <w:rPr>
                <w:rFonts w:hint="eastAsia"/>
                <w:szCs w:val="21"/>
              </w:rPr>
              <w:t>通辽职业学</w:t>
            </w:r>
            <w:r>
              <w:rPr>
                <w:rFonts w:hint="eastAsia"/>
                <w:szCs w:val="21"/>
              </w:rPr>
              <w:lastRenderedPageBreak/>
              <w:t>院</w:t>
            </w:r>
            <w:r>
              <w:rPr>
                <w:rFonts w:hint="eastAsia"/>
                <w:szCs w:val="21"/>
              </w:rPr>
              <w:t>;,2023:236-237.DOI:10.26914/c.cnkihy.2023.074586.</w:t>
            </w:r>
            <w:bookmarkEnd w:id="83"/>
          </w:p>
          <w:p w:rsidR="004C64C0" w:rsidRDefault="004C64C0">
            <w:pPr>
              <w:numPr>
                <w:ilvl w:val="0"/>
                <w:numId w:val="5"/>
              </w:numPr>
              <w:tabs>
                <w:tab w:val="left" w:pos="-420"/>
              </w:tabs>
              <w:spacing w:line="300" w:lineRule="auto"/>
              <w:rPr>
                <w:rFonts w:hint="eastAsia"/>
                <w:szCs w:val="21"/>
              </w:rPr>
            </w:pPr>
            <w:bookmarkStart w:id="84" w:name="_Ref217843212"/>
            <w:r>
              <w:rPr>
                <w:rFonts w:hint="eastAsia"/>
                <w:szCs w:val="21"/>
              </w:rPr>
              <w:t>李玲</w:t>
            </w:r>
            <w:r>
              <w:rPr>
                <w:rFonts w:hint="eastAsia"/>
                <w:szCs w:val="21"/>
              </w:rPr>
              <w:t>.Web</w:t>
            </w:r>
            <w:r>
              <w:rPr>
                <w:rFonts w:hint="eastAsia"/>
                <w:szCs w:val="21"/>
              </w:rPr>
              <w:t>前端监控平台的设计与实现</w:t>
            </w:r>
            <w:r>
              <w:rPr>
                <w:rFonts w:hint="eastAsia"/>
                <w:szCs w:val="21"/>
              </w:rPr>
              <w:t>[D].</w:t>
            </w:r>
            <w:r>
              <w:rPr>
                <w:rFonts w:hint="eastAsia"/>
                <w:szCs w:val="21"/>
              </w:rPr>
              <w:t>中国地质大学</w:t>
            </w:r>
            <w:r>
              <w:rPr>
                <w:rFonts w:hint="eastAsia"/>
                <w:szCs w:val="21"/>
              </w:rPr>
              <w:t>(</w:t>
            </w:r>
            <w:r>
              <w:rPr>
                <w:rFonts w:hint="eastAsia"/>
                <w:szCs w:val="21"/>
              </w:rPr>
              <w:t>北京</w:t>
            </w:r>
            <w:r>
              <w:rPr>
                <w:rFonts w:hint="eastAsia"/>
                <w:szCs w:val="21"/>
              </w:rPr>
              <w:t>),2022.DOI:10.27493/d.cnki.gzdzy.2022.001750.</w:t>
            </w:r>
            <w:bookmarkEnd w:id="84"/>
          </w:p>
        </w:tc>
      </w:tr>
    </w:tbl>
    <w:p w:rsidR="004C64C0" w:rsidRDefault="004C64C0">
      <w:pPr>
        <w:spacing w:line="40" w:lineRule="exact"/>
        <w:rPr>
          <w:rFonts w:hint="eastAsia"/>
        </w:rPr>
      </w:pPr>
      <w:r>
        <w:lastRenderedPageBreak/>
        <w:br w:type="page"/>
      </w:r>
    </w:p>
    <w:tbl>
      <w:tblPr>
        <w:tblW w:w="0" w:type="auto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  <w:tblPrChange w:id="85" w:author="邓雄峰" w:date="2025-12-30T01:40:00Z">
          <w:tblPr>
            <w:tblW w:w="0" w:type="auto"/>
            <w:jc w:val="center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ayout w:type="fixed"/>
            <w:tblLook w:val="0000" w:firstRow="0" w:lastRow="0" w:firstColumn="0" w:lastColumn="0" w:noHBand="0" w:noVBand="0"/>
          </w:tblPr>
        </w:tblPrChange>
      </w:tblPr>
      <w:tblGrid>
        <w:gridCol w:w="2100"/>
        <w:gridCol w:w="7391"/>
        <w:tblGridChange w:id="86">
          <w:tblGrid>
            <w:gridCol w:w="2100"/>
            <w:gridCol w:w="2645"/>
            <w:gridCol w:w="4746"/>
          </w:tblGrid>
        </w:tblGridChange>
      </w:tblGrid>
      <w:tr w:rsidR="00000000">
        <w:trPr>
          <w:cantSplit/>
          <w:trHeight w:val="572"/>
          <w:jc w:val="center"/>
          <w:trPrChange w:id="87" w:author="邓雄峰" w:date="2025-12-30T01:40:00Z">
            <w:trPr>
              <w:cantSplit/>
              <w:trHeight w:val="572"/>
              <w:jc w:val="center"/>
            </w:trPr>
          </w:trPrChange>
        </w:trPr>
        <w:tc>
          <w:tcPr>
            <w:tcW w:w="9491" w:type="dxa"/>
            <w:gridSpan w:val="2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8" w:space="0" w:color="auto"/>
            </w:tcBorders>
            <w:vAlign w:val="center"/>
            <w:tcPrChange w:id="88" w:author="邓雄峰" w:date="2025-12-30T01:40:00Z">
              <w:tcPr>
                <w:tcW w:w="9491" w:type="dxa"/>
                <w:gridSpan w:val="3"/>
                <w:tcBorders>
                  <w:top w:val="single" w:sz="6" w:space="0" w:color="auto"/>
                  <w:left w:val="single" w:sz="8" w:space="0" w:color="auto"/>
                  <w:bottom w:val="single" w:sz="6" w:space="0" w:color="auto"/>
                  <w:right w:val="single" w:sz="8" w:space="0" w:color="auto"/>
                </w:tcBorders>
                <w:vAlign w:val="center"/>
              </w:tcPr>
            </w:tcPrChange>
          </w:tcPr>
          <w:p w:rsidR="004C64C0" w:rsidRDefault="004C64C0">
            <w:pPr>
              <w:pStyle w:val="a4"/>
              <w:spacing w:line="320" w:lineRule="exact"/>
              <w:ind w:leftChars="-20" w:left="-42" w:rightChars="-20" w:right="-42" w:firstLineChars="0" w:firstLine="0"/>
              <w:jc w:val="center"/>
              <w:rPr>
                <w:rFonts w:hint="eastAsia"/>
              </w:rPr>
            </w:pPr>
            <w:r>
              <w:rPr>
                <w:rFonts w:eastAsia="Cambria Math" w:hint="eastAsia"/>
                <w:bCs w:val="0"/>
                <w:sz w:val="30"/>
                <w:szCs w:val="30"/>
              </w:rPr>
              <w:t>工作计划进程表</w:t>
            </w:r>
          </w:p>
        </w:tc>
      </w:tr>
      <w:tr w:rsidR="00000000">
        <w:trPr>
          <w:cantSplit/>
          <w:trHeight w:val="572"/>
          <w:jc w:val="center"/>
          <w:trPrChange w:id="89" w:author="邓雄峰" w:date="2025-12-30T01:40:00Z">
            <w:trPr>
              <w:cantSplit/>
              <w:trHeight w:val="572"/>
              <w:jc w:val="center"/>
            </w:trPr>
          </w:trPrChange>
        </w:trPr>
        <w:tc>
          <w:tcPr>
            <w:tcW w:w="2100" w:type="dxa"/>
            <w:tcBorders>
              <w:top w:val="single" w:sz="6" w:space="0" w:color="auto"/>
              <w:left w:val="single" w:sz="8" w:space="0" w:color="auto"/>
              <w:bottom w:val="single" w:sz="6" w:space="0" w:color="auto"/>
              <w:right w:val="single" w:sz="6" w:space="0" w:color="auto"/>
            </w:tcBorders>
            <w:vAlign w:val="center"/>
            <w:tcPrChange w:id="90" w:author="邓雄峰" w:date="2025-12-30T01:40:00Z">
              <w:tcPr>
                <w:tcW w:w="2100" w:type="dxa"/>
                <w:tcBorders>
                  <w:top w:val="single" w:sz="6" w:space="0" w:color="auto"/>
                  <w:left w:val="single" w:sz="8" w:space="0" w:color="auto"/>
                  <w:bottom w:val="single" w:sz="6" w:space="0" w:color="auto"/>
                  <w:right w:val="single" w:sz="6" w:space="0" w:color="auto"/>
                </w:tcBorders>
                <w:vAlign w:val="center"/>
              </w:tcPr>
            </w:tcPrChange>
          </w:tcPr>
          <w:p w:rsidR="004C64C0" w:rsidRDefault="004C64C0">
            <w:pPr>
              <w:pStyle w:val="a4"/>
              <w:spacing w:line="320" w:lineRule="exact"/>
              <w:ind w:leftChars="-20" w:left="-42" w:rightChars="-20" w:right="-42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时</w:t>
            </w:r>
            <w:r>
              <w:rPr>
                <w:rFonts w:hint="eastAsia"/>
              </w:rPr>
              <w:t xml:space="preserve">  </w:t>
            </w:r>
            <w:r>
              <w:rPr>
                <w:rFonts w:hint="eastAsia"/>
              </w:rPr>
              <w:t>间</w:t>
            </w:r>
          </w:p>
        </w:tc>
        <w:tc>
          <w:tcPr>
            <w:tcW w:w="739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8" w:space="0" w:color="auto"/>
            </w:tcBorders>
            <w:vAlign w:val="center"/>
            <w:tcPrChange w:id="91" w:author="邓雄峰" w:date="2025-12-30T01:40:00Z">
              <w:tcPr>
                <w:tcW w:w="7391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6" w:space="0" w:color="auto"/>
                  <w:right w:val="single" w:sz="8" w:space="0" w:color="auto"/>
                </w:tcBorders>
                <w:vAlign w:val="center"/>
              </w:tcPr>
            </w:tcPrChange>
          </w:tcPr>
          <w:p w:rsidR="004C64C0" w:rsidRDefault="004C64C0">
            <w:pPr>
              <w:pStyle w:val="a4"/>
              <w:spacing w:line="320" w:lineRule="exact"/>
              <w:ind w:leftChars="-20" w:left="-42" w:rightChars="-20" w:right="-42" w:firstLineChars="0" w:firstLine="0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内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容</w:t>
            </w:r>
          </w:p>
        </w:tc>
      </w:tr>
      <w:tr w:rsidR="00000000">
        <w:trPr>
          <w:cantSplit/>
          <w:trHeight w:val="9523"/>
          <w:jc w:val="center"/>
          <w:trPrChange w:id="92" w:author="邓雄峰" w:date="2025-12-30T01:40:00Z">
            <w:trPr>
              <w:cantSplit/>
              <w:trHeight w:val="9523"/>
              <w:jc w:val="center"/>
            </w:trPr>
          </w:trPrChange>
        </w:trPr>
        <w:tc>
          <w:tcPr>
            <w:tcW w:w="2100" w:type="dxa"/>
            <w:tcBorders>
              <w:top w:val="single" w:sz="6" w:space="0" w:color="auto"/>
              <w:left w:val="single" w:sz="8" w:space="0" w:color="auto"/>
              <w:bottom w:val="single" w:sz="4" w:space="0" w:color="auto"/>
              <w:right w:val="single" w:sz="6" w:space="0" w:color="auto"/>
            </w:tcBorders>
            <w:tcPrChange w:id="93" w:author="邓雄峰" w:date="2025-12-30T01:40:00Z">
              <w:tcPr>
                <w:tcW w:w="2100" w:type="dxa"/>
                <w:tcBorders>
                  <w:top w:val="single" w:sz="6" w:space="0" w:color="auto"/>
                  <w:left w:val="single" w:sz="8" w:space="0" w:color="auto"/>
                  <w:bottom w:val="single" w:sz="4" w:space="0" w:color="auto"/>
                  <w:right w:val="single" w:sz="6" w:space="0" w:color="auto"/>
                </w:tcBorders>
              </w:tcPr>
            </w:tcPrChange>
          </w:tcPr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  <w:ins w:id="94" w:author="邓雄峰" w:date="2025-12-30T01:33:00Z">
              <w:r>
                <w:rPr>
                  <w:rFonts w:ascii="Open Sans" w:hAnsi="Open Sans" w:cs="Open Sans"/>
                  <w:color w:val="374151"/>
                </w:rPr>
                <w:lastRenderedPageBreak/>
                <w:t>2025</w:t>
              </w:r>
              <w:r>
                <w:rPr>
                  <w:rFonts w:ascii="Open Sans" w:hAnsi="Open Sans" w:cs="Open Sans"/>
                  <w:color w:val="374151"/>
                </w:rPr>
                <w:t>年</w:t>
              </w:r>
              <w:r>
                <w:rPr>
                  <w:rFonts w:ascii="Open Sans" w:hAnsi="Open Sans" w:cs="Open Sans"/>
                  <w:color w:val="374151"/>
                </w:rPr>
                <w:t>12</w:t>
              </w:r>
              <w:r>
                <w:rPr>
                  <w:rFonts w:ascii="Open Sans" w:hAnsi="Open Sans" w:cs="Open Sans"/>
                  <w:color w:val="374151"/>
                </w:rPr>
                <w:t>月</w:t>
              </w:r>
            </w:ins>
            <w:del w:id="95" w:author="邓雄峰" w:date="2025-12-30T01:33:00Z">
              <w:r>
                <w:rPr>
                  <w:rFonts w:ascii="Open Sans" w:hAnsi="Open Sans" w:cs="Open Sans"/>
                  <w:color w:val="374151"/>
                </w:rPr>
                <w:delText>第</w:delText>
              </w:r>
              <w:r>
                <w:rPr>
                  <w:rFonts w:ascii="Open Sans" w:hAnsi="Open Sans" w:cs="Open Sans"/>
                  <w:color w:val="374151"/>
                </w:rPr>
                <w:delText>1–2</w:delText>
              </w:r>
              <w:r>
                <w:rPr>
                  <w:rFonts w:ascii="Open Sans" w:hAnsi="Open Sans" w:cs="Open Sans"/>
                  <w:color w:val="374151"/>
                </w:rPr>
                <w:delText>周</w:delText>
              </w:r>
            </w:del>
            <w:r>
              <w:rPr>
                <w:rFonts w:hint="eastAsia"/>
                <w:szCs w:val="21"/>
              </w:rPr>
              <w:t>：</w:t>
            </w: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rFonts w:hint="eastAsia"/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  <w:ins w:id="96" w:author="邓雄峰" w:date="2025-12-30T01:35:00Z">
              <w:r>
                <w:rPr>
                  <w:szCs w:val="21"/>
                </w:rPr>
                <w:t>2026</w:t>
              </w:r>
              <w:r>
                <w:rPr>
                  <w:szCs w:val="21"/>
                </w:rPr>
                <w:t>年</w:t>
              </w:r>
              <w:r>
                <w:rPr>
                  <w:szCs w:val="21"/>
                </w:rPr>
                <w:t>1</w:t>
              </w:r>
              <w:r>
                <w:rPr>
                  <w:szCs w:val="21"/>
                </w:rPr>
                <w:t>月</w:t>
              </w:r>
              <w:r>
                <w:rPr>
                  <w:szCs w:val="21"/>
                </w:rPr>
                <w:t>-3</w:t>
              </w:r>
              <w:r>
                <w:rPr>
                  <w:szCs w:val="21"/>
                </w:rPr>
                <w:t>月</w:t>
              </w:r>
            </w:ins>
            <w:r>
              <w:rPr>
                <w:szCs w:val="21"/>
              </w:rPr>
              <w:t>：</w:t>
            </w: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rFonts w:hint="eastAsia"/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  <w:ins w:id="97" w:author="邓雄峰" w:date="2025-12-30T01:37:00Z">
              <w:r>
                <w:rPr>
                  <w:rFonts w:ascii="宋体" w:hAnsi="宋体" w:cs="宋体" w:hint="eastAsia"/>
                  <w:szCs w:val="21"/>
                  <w:lang w:bidi="ar"/>
                </w:rPr>
                <w:t>2026</w:t>
              </w:r>
              <w:r>
                <w:rPr>
                  <w:rFonts w:ascii="宋体" w:hAnsi="宋体" w:cs="宋体" w:hint="eastAsia"/>
                  <w:szCs w:val="21"/>
                  <w:lang w:bidi="ar"/>
                </w:rPr>
                <w:t>年</w:t>
              </w:r>
              <w:r>
                <w:rPr>
                  <w:rFonts w:ascii="宋体" w:hAnsi="宋体" w:cs="宋体" w:hint="eastAsia"/>
                  <w:szCs w:val="21"/>
                  <w:lang w:bidi="ar"/>
                </w:rPr>
                <w:t>4</w:t>
              </w:r>
              <w:r>
                <w:rPr>
                  <w:rFonts w:ascii="宋体" w:hAnsi="宋体" w:cs="宋体" w:hint="eastAsia"/>
                  <w:szCs w:val="21"/>
                  <w:lang w:bidi="ar"/>
                </w:rPr>
                <w:t>月</w:t>
              </w:r>
            </w:ins>
            <w:del w:id="98" w:author="邓雄峰" w:date="2025-12-30T01:37:00Z">
              <w:r>
                <w:rPr>
                  <w:rFonts w:ascii="宋体" w:hAnsi="宋体" w:cs="宋体" w:hint="eastAsia"/>
                  <w:szCs w:val="21"/>
                  <w:lang w:bidi="ar"/>
                </w:rPr>
                <w:delText>第</w:delText>
              </w:r>
              <w:r>
                <w:rPr>
                  <w:rFonts w:ascii="宋体" w:hAnsi="宋体" w:cs="宋体" w:hint="eastAsia"/>
                  <w:szCs w:val="21"/>
                  <w:lang w:bidi="ar"/>
                </w:rPr>
                <w:delText>6</w:delText>
              </w:r>
              <w:r>
                <w:rPr>
                  <w:rFonts w:ascii="宋体" w:hAnsi="宋体" w:cs="宋体" w:hint="eastAsia"/>
                  <w:szCs w:val="21"/>
                  <w:lang w:bidi="ar"/>
                </w:rPr>
                <w:delText>周</w:delText>
              </w:r>
            </w:del>
            <w:r>
              <w:rPr>
                <w:szCs w:val="21"/>
              </w:rPr>
              <w:t>：</w:t>
            </w:r>
          </w:p>
          <w:p w:rsidR="004C64C0" w:rsidRDefault="004C64C0">
            <w:pPr>
              <w:spacing w:line="300" w:lineRule="auto"/>
              <w:rPr>
                <w:ins w:id="99" w:author="邓雄峰" w:date="2025-12-30T01:38:00Z"/>
                <w:rFonts w:hint="eastAsia"/>
                <w:szCs w:val="21"/>
              </w:rPr>
            </w:pPr>
          </w:p>
          <w:p w:rsidR="004C64C0" w:rsidRDefault="004C64C0">
            <w:pPr>
              <w:spacing w:line="300" w:lineRule="auto"/>
              <w:rPr>
                <w:ins w:id="100" w:author="邓雄峰" w:date="2025-12-30T01:38:00Z"/>
                <w:rFonts w:hint="eastAsia"/>
                <w:szCs w:val="21"/>
              </w:rPr>
            </w:pPr>
          </w:p>
          <w:p w:rsidR="004C64C0" w:rsidRDefault="004C64C0">
            <w:pPr>
              <w:spacing w:line="300" w:lineRule="auto"/>
              <w:rPr>
                <w:rFonts w:hint="eastAsia"/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  <w:ins w:id="101" w:author="邓雄峰" w:date="2025-12-30T01:38:00Z">
              <w:r>
                <w:rPr>
                  <w:szCs w:val="21"/>
                </w:rPr>
                <w:t>2026</w:t>
              </w:r>
              <w:r>
                <w:rPr>
                  <w:szCs w:val="21"/>
                </w:rPr>
                <w:t>年</w:t>
              </w:r>
              <w:r>
                <w:rPr>
                  <w:szCs w:val="21"/>
                </w:rPr>
                <w:t>5</w:t>
              </w:r>
              <w:r>
                <w:rPr>
                  <w:szCs w:val="21"/>
                </w:rPr>
                <w:t>月上旬</w:t>
              </w:r>
            </w:ins>
            <w:r>
              <w:rPr>
                <w:szCs w:val="21"/>
              </w:rPr>
              <w:t>：</w:t>
            </w: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</w:p>
          <w:p w:rsidR="004C64C0" w:rsidRDefault="004C64C0">
            <w:pPr>
              <w:spacing w:line="300" w:lineRule="auto"/>
              <w:rPr>
                <w:rFonts w:hint="eastAsia"/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  <w:ins w:id="102" w:author="邓雄峰" w:date="2025-12-30T01:39:00Z">
              <w:r>
                <w:rPr>
                  <w:szCs w:val="21"/>
                </w:rPr>
                <w:t>2026</w:t>
              </w:r>
              <w:r>
                <w:rPr>
                  <w:szCs w:val="21"/>
                </w:rPr>
                <w:t>年</w:t>
              </w:r>
              <w:r>
                <w:rPr>
                  <w:szCs w:val="21"/>
                </w:rPr>
                <w:t>-5</w:t>
              </w:r>
              <w:r>
                <w:rPr>
                  <w:szCs w:val="21"/>
                </w:rPr>
                <w:t>月中旬</w:t>
              </w:r>
            </w:ins>
            <w:r>
              <w:rPr>
                <w:szCs w:val="21"/>
              </w:rPr>
              <w:t>：</w:t>
            </w:r>
          </w:p>
          <w:p w:rsidR="004C64C0" w:rsidRDefault="004C64C0">
            <w:pPr>
              <w:spacing w:line="300" w:lineRule="auto"/>
              <w:rPr>
                <w:szCs w:val="21"/>
              </w:rPr>
            </w:pPr>
          </w:p>
          <w:p w:rsidR="004C64C0" w:rsidRDefault="004C64C0">
            <w:pPr>
              <w:spacing w:line="300" w:lineRule="auto"/>
              <w:rPr>
                <w:rFonts w:hint="eastAsia"/>
                <w:szCs w:val="21"/>
              </w:rPr>
            </w:pPr>
          </w:p>
          <w:p w:rsidR="004C64C0" w:rsidRDefault="004C64C0">
            <w:pPr>
              <w:spacing w:line="300" w:lineRule="auto"/>
              <w:jc w:val="center"/>
              <w:rPr>
                <w:szCs w:val="21"/>
              </w:rPr>
            </w:pPr>
            <w:ins w:id="103" w:author="邓雄峰" w:date="2025-12-30T01:42:00Z">
              <w:r>
                <w:rPr>
                  <w:szCs w:val="21"/>
                </w:rPr>
                <w:t>2026</w:t>
              </w:r>
              <w:r>
                <w:rPr>
                  <w:szCs w:val="21"/>
                </w:rPr>
                <w:t>年</w:t>
              </w:r>
              <w:r>
                <w:rPr>
                  <w:szCs w:val="21"/>
                </w:rPr>
                <w:t>6</w:t>
              </w:r>
              <w:r>
                <w:rPr>
                  <w:szCs w:val="21"/>
                </w:rPr>
                <w:t>月</w:t>
              </w:r>
            </w:ins>
            <w:r>
              <w:rPr>
                <w:szCs w:val="21"/>
              </w:rPr>
              <w:t>：</w:t>
            </w:r>
          </w:p>
          <w:p w:rsidR="004C64C0" w:rsidRDefault="004C64C0">
            <w:pPr>
              <w:spacing w:line="300" w:lineRule="auto"/>
              <w:rPr>
                <w:del w:id="104" w:author="邓雄峰" w:date="2025-12-30T01:41:00Z"/>
                <w:rFonts w:hint="eastAsia"/>
                <w:szCs w:val="21"/>
              </w:rPr>
              <w:pPrChange w:id="105" w:author="邓雄峰" w:date="2025-12-30T01:41:00Z">
                <w:pPr>
                  <w:spacing w:line="300" w:lineRule="auto"/>
                  <w:jc w:val="center"/>
                </w:pPr>
              </w:pPrChange>
            </w:pPr>
          </w:p>
          <w:p w:rsidR="004C64C0" w:rsidRDefault="004C64C0">
            <w:pPr>
              <w:spacing w:line="300" w:lineRule="auto"/>
              <w:rPr>
                <w:ins w:id="106" w:author="揭磊平" w:date="2025-12-29T14:02:00Z"/>
                <w:del w:id="107" w:author="邓雄峰" w:date="2025-12-30T01:41:00Z"/>
                <w:szCs w:val="21"/>
              </w:rPr>
              <w:pPrChange w:id="108" w:author="邓雄峰" w:date="2025-12-30T01:41:00Z">
                <w:pPr>
                  <w:spacing w:line="300" w:lineRule="auto"/>
                  <w:jc w:val="center"/>
                </w:pPr>
              </w:pPrChange>
            </w:pPr>
            <w:del w:id="109" w:author="邓雄峰" w:date="2025-12-30T01:41:00Z">
              <w:r>
                <w:rPr>
                  <w:rFonts w:ascii="宋体" w:hAnsi="宋体" w:cs="宋体" w:hint="eastAsia"/>
                  <w:szCs w:val="21"/>
                  <w:lang w:bidi="ar"/>
                </w:rPr>
                <w:delText>第</w:delText>
              </w:r>
              <w:r>
                <w:rPr>
                  <w:rFonts w:ascii="宋体" w:hAnsi="宋体" w:cs="宋体" w:hint="eastAsia"/>
                  <w:szCs w:val="21"/>
                  <w:lang w:bidi="ar"/>
                </w:rPr>
                <w:delText>9-10</w:delText>
              </w:r>
              <w:r>
                <w:rPr>
                  <w:rFonts w:ascii="宋体" w:hAnsi="宋体" w:cs="宋体" w:hint="eastAsia"/>
                  <w:szCs w:val="21"/>
                  <w:lang w:bidi="ar"/>
                </w:rPr>
                <w:delText>周</w:delText>
              </w:r>
              <w:r>
                <w:rPr>
                  <w:szCs w:val="21"/>
                </w:rPr>
                <w:delText>：</w:delText>
              </w:r>
            </w:del>
          </w:p>
          <w:p w:rsidR="004C64C0" w:rsidRDefault="004C64C0">
            <w:pPr>
              <w:spacing w:line="300" w:lineRule="auto"/>
              <w:jc w:val="center"/>
              <w:rPr>
                <w:rFonts w:hint="eastAsia"/>
                <w:szCs w:val="21"/>
              </w:rPr>
            </w:pPr>
            <w:ins w:id="110" w:author="揭磊平" w:date="2025-12-29T14:02:00Z">
              <w:del w:id="111" w:author="邓雄峰" w:date="2025-12-30T01:41:00Z">
                <w:r>
                  <w:rPr>
                    <w:rFonts w:hint="eastAsia"/>
                    <w:szCs w:val="21"/>
                  </w:rPr>
                  <w:delText>（</w:delText>
                </w:r>
              </w:del>
            </w:ins>
            <w:ins w:id="112" w:author="揭磊平" w:date="2025-12-29T14:03:00Z">
              <w:del w:id="113" w:author="邓雄峰" w:date="2025-12-30T01:41:00Z">
                <w:r>
                  <w:rPr>
                    <w:rFonts w:hint="eastAsia"/>
                    <w:szCs w:val="21"/>
                  </w:rPr>
                  <w:delText>这里时间要写具体的时间，参考我发的进度安排</w:delText>
                </w:r>
              </w:del>
            </w:ins>
            <w:ins w:id="114" w:author="揭磊平" w:date="2025-12-29T14:02:00Z">
              <w:del w:id="115" w:author="邓雄峰" w:date="2025-12-30T01:41:00Z">
                <w:r>
                  <w:rPr>
                    <w:rFonts w:hint="eastAsia"/>
                    <w:szCs w:val="21"/>
                  </w:rPr>
                  <w:delText>）</w:delText>
                </w:r>
              </w:del>
            </w:ins>
          </w:p>
        </w:tc>
        <w:tc>
          <w:tcPr>
            <w:tcW w:w="7391" w:type="dxa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8" w:space="0" w:color="auto"/>
            </w:tcBorders>
            <w:tcPrChange w:id="116" w:author="邓雄峰" w:date="2025-12-30T01:40:00Z">
              <w:tcPr>
                <w:tcW w:w="7391" w:type="dxa"/>
                <w:gridSpan w:val="2"/>
                <w:tcBorders>
                  <w:top w:val="single" w:sz="6" w:space="0" w:color="auto"/>
                  <w:left w:val="single" w:sz="6" w:space="0" w:color="auto"/>
                  <w:bottom w:val="single" w:sz="4" w:space="0" w:color="auto"/>
                  <w:right w:val="single" w:sz="8" w:space="0" w:color="auto"/>
                </w:tcBorders>
              </w:tcPr>
            </w:tcPrChange>
          </w:tcPr>
          <w:p w:rsidR="004C64C0" w:rsidRDefault="004C64C0">
            <w:pPr>
              <w:spacing w:line="300" w:lineRule="auto"/>
              <w:jc w:val="left"/>
              <w:rPr>
                <w:ins w:id="117" w:author="邓雄峰" w:date="2025-12-30T01:33:00Z"/>
                <w:szCs w:val="21"/>
              </w:rPr>
              <w:pPrChange w:id="118" w:author="邓雄峰" w:date="2025-12-30T01:40:00Z">
                <w:pPr>
                  <w:spacing w:line="300" w:lineRule="auto"/>
                  <w:ind w:firstLineChars="100" w:firstLine="210"/>
                  <w:jc w:val="left"/>
                </w:pPr>
              </w:pPrChange>
            </w:pPr>
            <w:ins w:id="119" w:author="邓雄峰" w:date="2025-12-30T01:40:00Z">
              <w:r>
                <w:rPr>
                  <w:szCs w:val="21"/>
                </w:rPr>
                <w:t>1.</w:t>
              </w:r>
            </w:ins>
            <w:ins w:id="120" w:author="邓雄峰" w:date="2025-12-30T01:35:00Z">
              <w:r>
                <w:rPr>
                  <w:rFonts w:hint="eastAsia"/>
                  <w:szCs w:val="21"/>
                </w:rPr>
                <w:t>完成开题报告</w:t>
              </w:r>
            </w:ins>
            <w:ins w:id="121" w:author="邓雄峰" w:date="2025-12-30T01:43:00Z">
              <w:r>
                <w:rPr>
                  <w:rFonts w:hint="eastAsia"/>
                  <w:szCs w:val="21"/>
                </w:rPr>
                <w:t>。</w:t>
              </w:r>
            </w:ins>
          </w:p>
          <w:p w:rsidR="004C64C0" w:rsidRDefault="004C64C0">
            <w:pPr>
              <w:spacing w:line="300" w:lineRule="auto"/>
              <w:ind w:firstLineChars="100" w:firstLine="210"/>
              <w:jc w:val="left"/>
              <w:rPr>
                <w:ins w:id="122" w:author="邓雄峰" w:date="2025-12-30T01:33:00Z"/>
                <w:szCs w:val="21"/>
              </w:rPr>
            </w:pPr>
          </w:p>
          <w:p w:rsidR="004C64C0" w:rsidRDefault="004C64C0">
            <w:pPr>
              <w:spacing w:line="300" w:lineRule="auto"/>
              <w:ind w:firstLineChars="100" w:firstLine="210"/>
              <w:jc w:val="left"/>
              <w:rPr>
                <w:ins w:id="123" w:author="邓雄峰" w:date="2025-12-30T01:33:00Z"/>
                <w:szCs w:val="21"/>
              </w:rPr>
            </w:pPr>
          </w:p>
          <w:p w:rsidR="004C64C0" w:rsidRDefault="004C64C0">
            <w:pPr>
              <w:spacing w:line="300" w:lineRule="auto"/>
              <w:ind w:firstLineChars="100" w:firstLine="210"/>
              <w:jc w:val="left"/>
              <w:rPr>
                <w:ins w:id="124" w:author="邓雄峰" w:date="2025-12-30T01:33:00Z"/>
                <w:szCs w:val="21"/>
              </w:rPr>
            </w:pPr>
          </w:p>
          <w:p w:rsidR="004C64C0" w:rsidRDefault="004C64C0">
            <w:pPr>
              <w:spacing w:line="300" w:lineRule="auto"/>
              <w:jc w:val="left"/>
              <w:rPr>
                <w:ins w:id="125" w:author="邓雄峰" w:date="2025-12-30T01:36:00Z"/>
                <w:szCs w:val="21"/>
              </w:rPr>
              <w:pPrChange w:id="126" w:author="邓雄峰" w:date="2025-12-30T01:40:00Z">
                <w:pPr>
                  <w:spacing w:line="300" w:lineRule="auto"/>
                  <w:ind w:firstLineChars="100" w:firstLine="210"/>
                  <w:jc w:val="left"/>
                </w:pPr>
              </w:pPrChange>
            </w:pPr>
            <w:ins w:id="127" w:author="邓雄峰" w:date="2025-12-30T01:40:00Z">
              <w:r>
                <w:rPr>
                  <w:szCs w:val="21"/>
                </w:rPr>
                <w:t>2.</w:t>
              </w:r>
            </w:ins>
            <w:ins w:id="128" w:author="邓雄峰" w:date="2025-12-30T01:36:00Z">
              <w:r>
                <w:rPr>
                  <w:szCs w:val="21"/>
                </w:rPr>
                <w:t>撰写</w:t>
              </w:r>
              <w:r>
                <w:rPr>
                  <w:rFonts w:hint="eastAsia"/>
                  <w:szCs w:val="21"/>
                </w:rPr>
                <w:t>论文</w:t>
              </w:r>
            </w:ins>
            <w:ins w:id="129" w:author="邓雄峰" w:date="2025-12-30T01:37:00Z">
              <w:r>
                <w:rPr>
                  <w:rFonts w:hint="eastAsia"/>
                  <w:szCs w:val="21"/>
                </w:rPr>
                <w:t>和设计毕设项目</w:t>
              </w:r>
            </w:ins>
            <w:ins w:id="130" w:author="邓雄峰" w:date="2025-12-30T01:43:00Z">
              <w:r>
                <w:rPr>
                  <w:rFonts w:hint="eastAsia"/>
                  <w:szCs w:val="21"/>
                </w:rPr>
                <w:t>。</w:t>
              </w:r>
            </w:ins>
          </w:p>
          <w:p w:rsidR="004C64C0" w:rsidRDefault="004C64C0">
            <w:pPr>
              <w:spacing w:line="300" w:lineRule="auto"/>
              <w:jc w:val="left"/>
              <w:rPr>
                <w:del w:id="131" w:author="邓雄峰" w:date="2025-12-30T01:36:00Z"/>
                <w:szCs w:val="21"/>
              </w:rPr>
              <w:pPrChange w:id="132" w:author="邓雄峰" w:date="2025-12-30T01:36:00Z">
                <w:pPr>
                  <w:spacing w:line="300" w:lineRule="auto"/>
                  <w:ind w:firstLineChars="100" w:firstLine="210"/>
                  <w:jc w:val="left"/>
                </w:pPr>
              </w:pPrChange>
            </w:pPr>
            <w:del w:id="133" w:author="邓雄峰" w:date="2025-12-30T01:36:00Z">
              <w:r>
                <w:rPr>
                  <w:szCs w:val="21"/>
                </w:rPr>
                <w:delText>完成需求分析与系统建模。通过梳理前端各类异常场景归纳可观测</w:delText>
              </w:r>
              <w:r>
                <w:rPr>
                  <w:rFonts w:hint="eastAsia"/>
                  <w:szCs w:val="21"/>
                </w:rPr>
                <w:delText>指标来</w:delText>
              </w:r>
              <w:r>
                <w:rPr>
                  <w:szCs w:val="21"/>
                </w:rPr>
                <w:delText>源，定义</w:delText>
              </w:r>
              <w:r>
                <w:rPr>
                  <w:szCs w:val="21"/>
                </w:rPr>
                <w:delText>SDK</w:delText>
              </w:r>
              <w:r>
                <w:rPr>
                  <w:szCs w:val="21"/>
                </w:rPr>
                <w:delText>加载成功率、异常捕获覆盖率、录屏完整性、数据恢复成功率四项核心容灾指标，建立数据模型，使录屏片段、指标点、异常事件三者在时序上可对齐。形成</w:delText>
              </w:r>
              <w:r>
                <w:rPr>
                  <w:rFonts w:hint="eastAsia"/>
                  <w:szCs w:val="21"/>
                </w:rPr>
                <w:delText>设计文档</w:delText>
              </w:r>
              <w:r>
                <w:rPr>
                  <w:szCs w:val="21"/>
                </w:rPr>
                <w:delText>，为后续设计提供边界依据。</w:delText>
              </w:r>
            </w:del>
          </w:p>
          <w:p w:rsidR="004C64C0" w:rsidRDefault="004C64C0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  <w:del w:id="134" w:author="邓雄峰" w:date="2025-12-30T01:37:00Z">
              <w:r>
                <w:rPr>
                  <w:szCs w:val="21"/>
                </w:rPr>
                <w:delText>进行架构设计与技术选型。确立端</w:delText>
              </w:r>
              <w:r>
                <w:rPr>
                  <w:szCs w:val="21"/>
                </w:rPr>
                <w:delText>–</w:delText>
              </w:r>
              <w:r>
                <w:rPr>
                  <w:szCs w:val="21"/>
                </w:rPr>
                <w:delText>云</w:delText>
              </w:r>
              <w:r>
                <w:rPr>
                  <w:szCs w:val="21"/>
                </w:rPr>
                <w:delText>–</w:delText>
              </w:r>
              <w:r>
                <w:rPr>
                  <w:szCs w:val="21"/>
                </w:rPr>
                <w:delText>平台三层结构：端侧</w:delText>
              </w:r>
              <w:r>
                <w:rPr>
                  <w:szCs w:val="21"/>
                </w:rPr>
                <w:delText>SDK</w:delText>
              </w:r>
              <w:r>
                <w:rPr>
                  <w:szCs w:val="21"/>
                </w:rPr>
                <w:delText>控制体积与启动耗时，边缘层</w:delText>
              </w:r>
              <w:r>
                <w:rPr>
                  <w:szCs w:val="21"/>
                </w:rPr>
                <w:delText>Node</w:delText>
              </w:r>
              <w:r>
                <w:rPr>
                  <w:szCs w:val="21"/>
                </w:rPr>
                <w:delText>服务负责分片上传与断点续传，平台层</w:delText>
              </w:r>
              <w:r>
                <w:rPr>
                  <w:szCs w:val="21"/>
                </w:rPr>
                <w:delText>React</w:delText>
              </w:r>
              <w:r>
                <w:rPr>
                  <w:szCs w:val="21"/>
                </w:rPr>
                <w:delText>实现指标曲线与录屏同步回放。选型</w:delText>
              </w:r>
              <w:r>
                <w:rPr>
                  <w:szCs w:val="21"/>
                </w:rPr>
                <w:delText>MediaRecorder</w:delText>
              </w:r>
              <w:r>
                <w:rPr>
                  <w:szCs w:val="21"/>
                </w:rPr>
                <w:delText>兼顾兼容性与服务端负载，容灾策略采用</w:delText>
              </w:r>
              <w:r>
                <w:rPr>
                  <w:szCs w:val="21"/>
                </w:rPr>
                <w:delText>IndexedDB</w:delText>
              </w:r>
              <w:r>
                <w:rPr>
                  <w:szCs w:val="21"/>
                </w:rPr>
                <w:delText>本地缓存配合指数退避重试。给出总体架构图与选型对比，作为论文核心设计章节支撑。</w:delText>
              </w:r>
            </w:del>
          </w:p>
          <w:p w:rsidR="004C64C0" w:rsidRDefault="004C64C0">
            <w:pPr>
              <w:rPr>
                <w:ins w:id="135" w:author="邓雄峰" w:date="2025-12-30T01:37:00Z"/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</w:t>
            </w:r>
          </w:p>
          <w:p w:rsidR="004C64C0" w:rsidRDefault="004C64C0">
            <w:pPr>
              <w:rPr>
                <w:ins w:id="136" w:author="邓雄峰" w:date="2025-12-30T01:37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37" w:author="邓雄峰" w:date="2025-12-30T01:37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38" w:author="邓雄峰" w:date="2025-12-30T01:37:00Z"/>
                <w:szCs w:val="21"/>
              </w:rPr>
            </w:pPr>
            <w:ins w:id="139" w:author="邓雄峰" w:date="2025-12-30T01:38:00Z">
              <w:r>
                <w:rPr>
                  <w:rFonts w:hint="eastAsia"/>
                  <w:szCs w:val="21"/>
                </w:rPr>
                <w:t xml:space="preserve">3. </w:t>
              </w:r>
              <w:r>
                <w:rPr>
                  <w:rFonts w:hint="eastAsia"/>
                  <w:szCs w:val="21"/>
                </w:rPr>
                <w:t>论文修改与查重、</w:t>
              </w:r>
              <w:r>
                <w:rPr>
                  <w:rFonts w:hint="eastAsia"/>
                  <w:szCs w:val="21"/>
                </w:rPr>
                <w:t>AIGC</w:t>
              </w:r>
              <w:r>
                <w:rPr>
                  <w:rFonts w:hint="eastAsia"/>
                  <w:szCs w:val="21"/>
                </w:rPr>
                <w:t>检测</w:t>
              </w:r>
            </w:ins>
            <w:ins w:id="140" w:author="邓雄峰" w:date="2025-12-30T01:43:00Z">
              <w:r>
                <w:rPr>
                  <w:rFonts w:hint="eastAsia"/>
                  <w:szCs w:val="21"/>
                </w:rPr>
                <w:t>。</w:t>
              </w:r>
            </w:ins>
          </w:p>
          <w:p w:rsidR="004C64C0" w:rsidRDefault="004C64C0">
            <w:pPr>
              <w:ind w:firstLineChars="100" w:firstLine="210"/>
              <w:rPr>
                <w:ins w:id="141" w:author="邓雄峰" w:date="2025-12-30T01:38:00Z"/>
                <w:szCs w:val="21"/>
              </w:rPr>
              <w:pPrChange w:id="142" w:author="邓雄峰" w:date="2025-12-30T01:37:00Z">
                <w:pPr/>
              </w:pPrChange>
            </w:pPr>
          </w:p>
          <w:p w:rsidR="004C64C0" w:rsidRDefault="004C64C0">
            <w:pPr>
              <w:ind w:firstLineChars="100" w:firstLine="210"/>
              <w:rPr>
                <w:ins w:id="143" w:author="邓雄峰" w:date="2025-12-30T01:38:00Z"/>
                <w:szCs w:val="21"/>
              </w:rPr>
              <w:pPrChange w:id="144" w:author="邓雄峰" w:date="2025-12-30T01:37:00Z">
                <w:pPr/>
              </w:pPrChange>
            </w:pPr>
          </w:p>
          <w:p w:rsidR="004C64C0" w:rsidRDefault="004C64C0">
            <w:pPr>
              <w:ind w:firstLineChars="100" w:firstLine="210"/>
              <w:rPr>
                <w:ins w:id="145" w:author="邓雄峰" w:date="2025-12-30T01:38:00Z"/>
                <w:szCs w:val="21"/>
              </w:rPr>
              <w:pPrChange w:id="146" w:author="邓雄峰" w:date="2025-12-30T01:37:00Z">
                <w:pPr/>
              </w:pPrChange>
            </w:pPr>
          </w:p>
          <w:p w:rsidR="004C64C0" w:rsidRDefault="004C64C0">
            <w:pPr>
              <w:ind w:firstLineChars="100" w:firstLine="210"/>
              <w:rPr>
                <w:ins w:id="147" w:author="邓雄峰" w:date="2025-12-30T01:38:00Z"/>
                <w:szCs w:val="21"/>
              </w:rPr>
              <w:pPrChange w:id="148" w:author="邓雄峰" w:date="2025-12-30T01:37:00Z">
                <w:pPr/>
              </w:pPrChange>
            </w:pPr>
          </w:p>
          <w:p w:rsidR="004C64C0" w:rsidRDefault="004C64C0">
            <w:pPr>
              <w:rPr>
                <w:ins w:id="149" w:author="邓雄峰" w:date="2025-12-30T01:40:00Z"/>
                <w:rFonts w:hint="eastAsia"/>
                <w:szCs w:val="21"/>
              </w:rPr>
            </w:pPr>
            <w:ins w:id="150" w:author="邓雄峰" w:date="2025-12-30T01:38:00Z">
              <w:r>
                <w:rPr>
                  <w:rFonts w:hint="eastAsia"/>
                  <w:szCs w:val="21"/>
                </w:rPr>
                <w:t xml:space="preserve">4. </w:t>
              </w:r>
            </w:ins>
            <w:ins w:id="151" w:author="邓雄峰" w:date="2025-12-30T01:40:00Z">
              <w:r>
                <w:rPr>
                  <w:rFonts w:hint="eastAsia"/>
                  <w:szCs w:val="21"/>
                </w:rPr>
                <w:t xml:space="preserve"> </w:t>
              </w:r>
            </w:ins>
            <w:ins w:id="152" w:author="邓雄峰" w:date="2025-12-30T01:39:00Z">
              <w:r>
                <w:rPr>
                  <w:rFonts w:hint="eastAsia"/>
                  <w:szCs w:val="21"/>
                </w:rPr>
                <w:t>导师评阅与盲审评阅</w:t>
              </w:r>
            </w:ins>
            <w:ins w:id="153" w:author="邓雄峰" w:date="2025-12-30T01:43:00Z">
              <w:r>
                <w:rPr>
                  <w:rFonts w:hint="eastAsia"/>
                  <w:szCs w:val="21"/>
                </w:rPr>
                <w:t>。</w:t>
              </w:r>
            </w:ins>
          </w:p>
          <w:p w:rsidR="004C64C0" w:rsidRDefault="004C64C0">
            <w:pPr>
              <w:rPr>
                <w:ins w:id="154" w:author="邓雄峰" w:date="2025-12-30T01:40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55" w:author="邓雄峰" w:date="2025-12-30T01:40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56" w:author="邓雄峰" w:date="2025-12-30T01:40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57" w:author="邓雄峰" w:date="2025-12-30T01:40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58" w:author="邓雄峰" w:date="2025-12-30T01:40:00Z"/>
                <w:szCs w:val="21"/>
              </w:rPr>
            </w:pPr>
            <w:ins w:id="159" w:author="邓雄峰" w:date="2025-12-30T01:40:00Z">
              <w:r>
                <w:rPr>
                  <w:rFonts w:hint="eastAsia"/>
                  <w:szCs w:val="21"/>
                </w:rPr>
                <w:t xml:space="preserve">5. </w:t>
              </w:r>
            </w:ins>
            <w:ins w:id="160" w:author="邓雄峰" w:date="2025-12-30T01:41:00Z">
              <w:r>
                <w:rPr>
                  <w:rFonts w:hint="eastAsia"/>
                  <w:szCs w:val="21"/>
                </w:rPr>
                <w:t xml:space="preserve">  </w:t>
              </w:r>
              <w:r>
                <w:rPr>
                  <w:rFonts w:hint="eastAsia"/>
                  <w:szCs w:val="21"/>
                </w:rPr>
                <w:t>答辩与成绩评定</w:t>
              </w:r>
            </w:ins>
            <w:ins w:id="161" w:author="邓雄峰" w:date="2025-12-30T01:43:00Z">
              <w:r>
                <w:rPr>
                  <w:rFonts w:hint="eastAsia"/>
                  <w:szCs w:val="21"/>
                </w:rPr>
                <w:t>。</w:t>
              </w:r>
            </w:ins>
          </w:p>
          <w:p w:rsidR="004C64C0" w:rsidRDefault="004C64C0">
            <w:pPr>
              <w:rPr>
                <w:ins w:id="162" w:author="邓雄峰" w:date="2025-12-30T01:40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63" w:author="邓雄峰" w:date="2025-12-30T01:42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64" w:author="邓雄峰" w:date="2025-12-30T01:42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65" w:author="邓雄峰" w:date="2025-12-30T01:42:00Z"/>
                <w:szCs w:val="21"/>
              </w:rPr>
            </w:pPr>
            <w:ins w:id="166" w:author="邓雄峰" w:date="2025-12-30T01:42:00Z">
              <w:r>
                <w:rPr>
                  <w:rFonts w:hint="eastAsia"/>
                  <w:szCs w:val="21"/>
                </w:rPr>
                <w:t>6.</w:t>
              </w:r>
            </w:ins>
            <w:ins w:id="167" w:author="邓雄峰" w:date="2025-12-30T01:43:00Z">
              <w:r>
                <w:rPr>
                  <w:rFonts w:hint="eastAsia"/>
                  <w:szCs w:val="21"/>
                </w:rPr>
                <w:t xml:space="preserve">    </w:t>
              </w:r>
              <w:r>
                <w:rPr>
                  <w:rFonts w:hint="eastAsia"/>
                  <w:szCs w:val="21"/>
                </w:rPr>
                <w:t>材料归档、总结与推优。</w:t>
              </w:r>
            </w:ins>
          </w:p>
          <w:p w:rsidR="004C64C0" w:rsidRDefault="004C64C0">
            <w:pPr>
              <w:rPr>
                <w:ins w:id="168" w:author="邓雄峰" w:date="2025-12-30T01:42:00Z"/>
                <w:rFonts w:hint="eastAsia"/>
                <w:szCs w:val="21"/>
              </w:rPr>
            </w:pPr>
          </w:p>
          <w:p w:rsidR="004C64C0" w:rsidRDefault="004C64C0">
            <w:pPr>
              <w:rPr>
                <w:ins w:id="169" w:author="邓雄峰" w:date="2025-12-30T01:42:00Z"/>
                <w:rFonts w:hint="eastAsia"/>
                <w:szCs w:val="21"/>
              </w:rPr>
            </w:pPr>
          </w:p>
          <w:p w:rsidR="004C64C0" w:rsidRDefault="004C64C0">
            <w:pPr>
              <w:numPr>
                <w:ilvl w:val="0"/>
                <w:numId w:val="6"/>
                <w:ins w:id="170" w:author="邓雄峰" w:date="2025-12-30T01:40:00Z"/>
              </w:numPr>
              <w:rPr>
                <w:del w:id="171" w:author="邓雄峰" w:date="2025-12-30T01:38:00Z"/>
                <w:rFonts w:hint="eastAsia"/>
                <w:szCs w:val="21"/>
              </w:rPr>
              <w:pPrChange w:id="172" w:author="邓雄峰" w:date="2025-12-30T01:38:00Z">
                <w:pPr/>
              </w:pPrChange>
            </w:pPr>
            <w:del w:id="173" w:author="邓雄峰" w:date="2025-12-30T01:38:00Z">
              <w:r>
                <w:rPr>
                  <w:szCs w:val="21"/>
                </w:rPr>
                <w:delText>进入</w:delText>
              </w:r>
              <w:r>
                <w:rPr>
                  <w:szCs w:val="21"/>
                </w:rPr>
                <w:delText>SDK</w:delText>
              </w:r>
              <w:r>
                <w:rPr>
                  <w:szCs w:val="21"/>
                </w:rPr>
                <w:delText>编码与容灾实现。实现录屏启动、异常捕获、指标上报、本地缓存四条流水线，内置降级机制：网络中断时数据暂存本地并在恢复后重传</w:delText>
              </w:r>
              <w:r>
                <w:rPr>
                  <w:rFonts w:hint="eastAsia"/>
                  <w:szCs w:val="21"/>
                </w:rPr>
                <w:delText>。</w:delText>
              </w:r>
              <w:r>
                <w:rPr>
                  <w:szCs w:val="21"/>
                </w:rPr>
                <w:delText>完成单元测试与性能基准测量，交付可发布包。</w:delText>
              </w:r>
            </w:del>
          </w:p>
          <w:p w:rsidR="004C64C0" w:rsidRDefault="004C64C0">
            <w:pPr>
              <w:ind w:firstLineChars="100" w:firstLine="210"/>
              <w:rPr>
                <w:del w:id="174" w:author="邓雄峰" w:date="2025-12-30T01:38:00Z"/>
                <w:szCs w:val="21"/>
              </w:rPr>
              <w:pPrChange w:id="175" w:author="邓雄峰" w:date="2025-12-30T01:37:00Z">
                <w:pPr/>
              </w:pPrChange>
            </w:pPr>
            <w:del w:id="176" w:author="邓雄峰" w:date="2025-12-30T01:38:00Z">
              <w:r>
                <w:rPr>
                  <w:rFonts w:hint="eastAsia"/>
                  <w:szCs w:val="21"/>
                </w:rPr>
                <w:delText xml:space="preserve">  </w:delText>
              </w:r>
              <w:r>
                <w:rPr>
                  <w:szCs w:val="21"/>
                </w:rPr>
                <w:delText>开展主流前端框架兼容验证。在</w:delText>
              </w:r>
              <w:r>
                <w:rPr>
                  <w:szCs w:val="21"/>
                </w:rPr>
                <w:delText>React</w:delText>
              </w:r>
              <w:r>
                <w:rPr>
                  <w:szCs w:val="21"/>
                </w:rPr>
                <w:delText>、</w:delText>
              </w:r>
              <w:r>
                <w:rPr>
                  <w:szCs w:val="21"/>
                </w:rPr>
                <w:delText>Vue</w:delText>
              </w:r>
              <w:r>
                <w:rPr>
                  <w:rFonts w:hint="eastAsia"/>
                  <w:szCs w:val="21"/>
                </w:rPr>
                <w:delText>等主流项目框架</w:delText>
              </w:r>
              <w:r>
                <w:rPr>
                  <w:szCs w:val="21"/>
                </w:rPr>
                <w:delText>中接入</w:delText>
              </w:r>
              <w:r>
                <w:rPr>
                  <w:szCs w:val="21"/>
                </w:rPr>
                <w:delText>SDK</w:delText>
              </w:r>
              <w:r>
                <w:rPr>
                  <w:szCs w:val="21"/>
                </w:rPr>
                <w:delText>，进行系统测试与开源项目验证。选取</w:delText>
              </w:r>
              <w:r>
                <w:rPr>
                  <w:szCs w:val="21"/>
                </w:rPr>
                <w:delText>vue-element-admin</w:delText>
              </w:r>
              <w:r>
                <w:rPr>
                  <w:szCs w:val="21"/>
                </w:rPr>
                <w:delText>等高星仓库，在真实环境中注入网络离线、内存溢出等异常，记录</w:delText>
              </w:r>
              <w:r>
                <w:rPr>
                  <w:szCs w:val="21"/>
                </w:rPr>
                <w:delText>SDK</w:delText>
              </w:r>
              <w:r>
                <w:rPr>
                  <w:szCs w:val="21"/>
                </w:rPr>
                <w:delText>加载成功率、断网数据零丢失、报警准确率等指标，证明接入成本低且容灾能力达标。形成兼容性报告，支撑论文实验环境可信性。</w:delText>
              </w:r>
            </w:del>
          </w:p>
          <w:p w:rsidR="004C64C0" w:rsidRDefault="004C64C0">
            <w:pPr>
              <w:rPr>
                <w:del w:id="177" w:author="邓雄峰" w:date="2025-12-30T01:38:00Z"/>
                <w:rFonts w:ascii="Open Sans" w:hAnsi="Open Sans" w:cs="Open Sans"/>
                <w:color w:val="374151"/>
              </w:rPr>
            </w:pPr>
            <w:del w:id="178" w:author="邓雄峰" w:date="2025-12-30T01:38:00Z">
              <w:r>
                <w:rPr>
                  <w:rFonts w:hint="eastAsia"/>
                  <w:szCs w:val="21"/>
                </w:rPr>
                <w:delText xml:space="preserve">  </w:delText>
              </w:r>
              <w:r>
                <w:rPr>
                  <w:rFonts w:ascii="Open Sans" w:hAnsi="Open Sans" w:cs="Open Sans"/>
                  <w:color w:val="374151"/>
                </w:rPr>
                <w:delText>构建后端服务与轻量</w:delText>
              </w:r>
              <w:r>
                <w:rPr>
                  <w:rFonts w:ascii="Open Sans" w:hAnsi="Open Sans" w:cs="Open Sans"/>
                  <w:color w:val="374151"/>
                </w:rPr>
                <w:delText>AI</w:delText>
              </w:r>
              <w:r>
                <w:rPr>
                  <w:rFonts w:ascii="Open Sans" w:hAnsi="Open Sans" w:cs="Open Sans"/>
                  <w:color w:val="374151"/>
                </w:rPr>
                <w:delText>关联分析。</w:delText>
              </w:r>
              <w:r>
                <w:rPr>
                  <w:rFonts w:ascii="Open Sans" w:hAnsi="Open Sans" w:cs="Open Sans"/>
                  <w:color w:val="374151"/>
                </w:rPr>
                <w:delText>Node</w:delText>
              </w:r>
              <w:r>
                <w:rPr>
                  <w:rFonts w:ascii="Open Sans" w:hAnsi="Open Sans" w:cs="Open Sans"/>
                  <w:color w:val="374151"/>
                </w:rPr>
                <w:delText>服务接收上报数据，按</w:delText>
              </w:r>
              <w:r>
                <w:rPr>
                  <w:rFonts w:ascii="Open Sans" w:hAnsi="Open Sans" w:cs="Open Sans"/>
                  <w:color w:val="374151"/>
                </w:rPr>
                <w:delText>Trace-ID</w:delText>
              </w:r>
              <w:r>
                <w:rPr>
                  <w:rFonts w:ascii="Open Sans" w:hAnsi="Open Sans" w:cs="Open Sans"/>
                  <w:color w:val="374151"/>
                </w:rPr>
                <w:delText>做时序对齐，</w:delText>
              </w:r>
              <w:r>
                <w:rPr>
                  <w:rFonts w:ascii="Open Sans" w:hAnsi="Open Sans" w:cs="Open Sans"/>
                  <w:color w:val="374151"/>
                </w:rPr>
                <w:delText>OSS</w:delText>
              </w:r>
              <w:r>
                <w:rPr>
                  <w:rFonts w:ascii="Open Sans" w:hAnsi="Open Sans" w:cs="Open Sans"/>
                  <w:color w:val="374151"/>
                </w:rPr>
                <w:delText>存放录屏分片；</w:delText>
              </w:r>
              <w:r>
                <w:rPr>
                  <w:rFonts w:ascii="Open Sans" w:hAnsi="Open Sans" w:cs="Open Sans"/>
                  <w:color w:val="374151"/>
                </w:rPr>
                <w:delText>AI</w:delText>
              </w:r>
              <w:r>
                <w:rPr>
                  <w:rFonts w:ascii="Open Sans" w:hAnsi="Open Sans" w:cs="Open Sans"/>
                  <w:color w:val="374151"/>
                </w:rPr>
                <w:delText>模块初期以规则驱动识别任务</w:delText>
              </w:r>
              <w:r>
                <w:rPr>
                  <w:rFonts w:ascii="Open Sans" w:hAnsi="Open Sans" w:cs="Open Sans" w:hint="eastAsia"/>
                  <w:color w:val="374151"/>
                </w:rPr>
                <w:delText>，</w:delText>
              </w:r>
              <w:r>
                <w:rPr>
                  <w:rFonts w:ascii="Open Sans" w:hAnsi="Open Sans" w:cs="Open Sans"/>
                  <w:color w:val="374151"/>
                </w:rPr>
                <w:delText>提供</w:delText>
              </w:r>
              <w:r>
                <w:rPr>
                  <w:rFonts w:ascii="Open Sans" w:hAnsi="Open Sans" w:cs="Open Sans"/>
                  <w:color w:val="374151"/>
                </w:rPr>
                <w:delText>API</w:delText>
              </w:r>
              <w:r>
                <w:rPr>
                  <w:rFonts w:ascii="Open Sans" w:hAnsi="Open Sans" w:cs="Open Sans"/>
                  <w:color w:val="374151"/>
                </w:rPr>
                <w:delText>文档与初步准确率评估结果。</w:delText>
              </w:r>
            </w:del>
          </w:p>
          <w:p w:rsidR="004C64C0" w:rsidRDefault="004C64C0">
            <w:pPr>
              <w:rPr>
                <w:del w:id="179" w:author="邓雄峰" w:date="2025-12-30T01:38:00Z"/>
                <w:rFonts w:ascii="Open Sans" w:hAnsi="Open Sans" w:cs="Open Sans"/>
                <w:color w:val="374151"/>
              </w:rPr>
            </w:pPr>
            <w:del w:id="180" w:author="邓雄峰" w:date="2025-12-30T01:38:00Z">
              <w:r>
                <w:rPr>
                  <w:rFonts w:ascii="Open Sans" w:hAnsi="Open Sans" w:cs="Open Sans" w:hint="eastAsia"/>
                  <w:color w:val="374151"/>
                </w:rPr>
                <w:delText xml:space="preserve">  </w:delText>
              </w:r>
              <w:r>
                <w:rPr>
                  <w:rFonts w:ascii="Open Sans" w:hAnsi="Open Sans" w:cs="Open Sans"/>
                  <w:color w:val="374151"/>
                </w:rPr>
                <w:delText>开发可视化平台并完成前后端联调。实现</w:delText>
              </w:r>
              <w:r>
                <w:rPr>
                  <w:rFonts w:ascii="Open Sans" w:hAnsi="Open Sans" w:cs="Open Sans" w:hint="eastAsia"/>
                  <w:color w:val="374151"/>
                </w:rPr>
                <w:delText>后台监控</w:delText>
              </w:r>
              <w:r>
                <w:rPr>
                  <w:rFonts w:ascii="Open Sans" w:hAnsi="Open Sans" w:cs="Open Sans"/>
                  <w:color w:val="374151"/>
                </w:rPr>
                <w:delText>界面，支持点击指标突变点跳转对应录屏帧，误差控制在可接受范围。</w:delText>
              </w:r>
            </w:del>
          </w:p>
          <w:p w:rsidR="004C64C0" w:rsidRDefault="004C64C0">
            <w:pPr>
              <w:rPr>
                <w:del w:id="181" w:author="邓雄峰" w:date="2025-12-30T01:38:00Z"/>
                <w:rFonts w:ascii="Open Sans" w:hAnsi="Open Sans" w:cs="Open Sans"/>
                <w:color w:val="374151"/>
              </w:rPr>
            </w:pPr>
            <w:del w:id="182" w:author="邓雄峰" w:date="2025-12-30T01:38:00Z">
              <w:r>
                <w:rPr>
                  <w:rFonts w:ascii="Open Sans" w:hAnsi="Open Sans" w:cs="Open Sans" w:hint="eastAsia"/>
                  <w:color w:val="374151"/>
                </w:rPr>
                <w:delText xml:space="preserve">  </w:delText>
              </w:r>
            </w:del>
          </w:p>
          <w:p w:rsidR="004C64C0" w:rsidRDefault="004C64C0">
            <w:pPr>
              <w:rPr>
                <w:rFonts w:hint="eastAsia"/>
                <w:szCs w:val="21"/>
              </w:rPr>
            </w:pPr>
            <w:del w:id="183" w:author="邓雄峰" w:date="2025-12-30T01:38:00Z">
              <w:r>
                <w:rPr>
                  <w:rFonts w:ascii="Open Sans" w:hAnsi="Open Sans" w:cs="Open Sans"/>
                  <w:color w:val="374151"/>
                </w:rPr>
                <w:delText>整理全部成果。撰写论文主体，涵盖问题定义、架构设计、关键算法、实验数据与分析；制作答辩材料</w:delText>
              </w:r>
              <w:r>
                <w:rPr>
                  <w:rFonts w:ascii="Open Sans" w:hAnsi="Open Sans" w:cs="Open Sans" w:hint="eastAsia"/>
                  <w:color w:val="374151"/>
                </w:rPr>
                <w:delText>。</w:delText>
              </w:r>
            </w:del>
          </w:p>
        </w:tc>
      </w:tr>
      <w:tr w:rsidR="00000000">
        <w:trPr>
          <w:cantSplit/>
          <w:trHeight w:val="1360"/>
          <w:jc w:val="center"/>
          <w:trPrChange w:id="184" w:author="邓雄峰" w:date="2025-12-30T01:40:00Z">
            <w:trPr>
              <w:cantSplit/>
              <w:trHeight w:val="1360"/>
              <w:jc w:val="center"/>
            </w:trPr>
          </w:trPrChange>
        </w:trPr>
        <w:tc>
          <w:tcPr>
            <w:tcW w:w="2100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PrChange w:id="185" w:author="邓雄峰" w:date="2025-12-30T01:40:00Z">
              <w:tcPr>
                <w:tcW w:w="4745" w:type="dxa"/>
                <w:gridSpan w:val="2"/>
                <w:tcBorders>
                  <w:top w:val="single" w:sz="4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</w:tcPrChange>
          </w:tcPr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>选题是否合适：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是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sz w:val="24"/>
              </w:rPr>
              <w:t xml:space="preserve">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否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方案是否可行：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是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否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进程是否合理：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是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否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任务能否完成：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能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不能</w:t>
            </w:r>
          </w:p>
          <w:p w:rsidR="004C64C0" w:rsidRDefault="004C64C0">
            <w:pPr>
              <w:rPr>
                <w:sz w:val="24"/>
              </w:rPr>
            </w:pPr>
          </w:p>
          <w:p w:rsidR="004C64C0" w:rsidRDefault="004C64C0">
            <w:pPr>
              <w:rPr>
                <w:sz w:val="24"/>
              </w:rPr>
            </w:pPr>
          </w:p>
          <w:p w:rsidR="004C64C0" w:rsidRDefault="004C64C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指导教师</w:t>
            </w:r>
            <w:r>
              <w:rPr>
                <w:rFonts w:hint="eastAsia"/>
                <w:sz w:val="24"/>
              </w:rPr>
              <w:t xml:space="preserve"> 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  <w:r>
              <w:rPr>
                <w:rFonts w:hint="eastAsia"/>
                <w:sz w:val="24"/>
              </w:rPr>
              <w:t xml:space="preserve">        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  <w:tc>
          <w:tcPr>
            <w:tcW w:w="7391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PrChange w:id="186" w:author="邓雄峰" w:date="2025-12-30T01:40:00Z">
              <w:tcPr>
                <w:tcW w:w="4746" w:type="dxa"/>
                <w:tcBorders>
                  <w:top w:val="single" w:sz="4" w:space="0" w:color="auto"/>
                  <w:left w:val="single" w:sz="8" w:space="0" w:color="auto"/>
                  <w:bottom w:val="single" w:sz="8" w:space="0" w:color="auto"/>
                  <w:right w:val="single" w:sz="8" w:space="0" w:color="auto"/>
                </w:tcBorders>
              </w:tcPr>
            </w:tcPrChange>
          </w:tcPr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选题是否合适：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是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否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方案是否可行：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是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否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进程是否合理：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是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否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任务能否完成：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sym w:font="Wingdings 2" w:char="F052"/>
            </w:r>
            <w:r>
              <w:rPr>
                <w:rFonts w:hint="eastAsia"/>
                <w:sz w:val="24"/>
              </w:rPr>
              <w:t>能</w:t>
            </w:r>
            <w:r>
              <w:rPr>
                <w:rFonts w:hint="eastAsia"/>
                <w:sz w:val="24"/>
              </w:rPr>
              <w:t xml:space="preserve">    </w:t>
            </w:r>
            <w:r>
              <w:rPr>
                <w:rFonts w:ascii="宋体" w:hAnsi="宋体" w:cs="宋体"/>
                <w:kern w:val="0"/>
                <w:sz w:val="24"/>
              </w:rPr>
              <w:t>□</w:t>
            </w:r>
            <w:r>
              <w:rPr>
                <w:rFonts w:hint="eastAsia"/>
                <w:sz w:val="24"/>
              </w:rPr>
              <w:t>不能</w:t>
            </w:r>
          </w:p>
          <w:p w:rsidR="004C64C0" w:rsidRDefault="004C64C0">
            <w:pPr>
              <w:rPr>
                <w:sz w:val="24"/>
              </w:rPr>
            </w:pPr>
          </w:p>
          <w:p w:rsidR="004C64C0" w:rsidRDefault="004C64C0">
            <w:pPr>
              <w:rPr>
                <w:sz w:val="24"/>
              </w:rPr>
            </w:pPr>
          </w:p>
          <w:p w:rsidR="004C64C0" w:rsidRDefault="004C64C0">
            <w:pPr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指导小组组长</w:t>
            </w:r>
          </w:p>
          <w:p w:rsidR="004C64C0" w:rsidRDefault="004C64C0">
            <w:pPr>
              <w:spacing w:line="440" w:lineRule="exact"/>
              <w:rPr>
                <w:rFonts w:hint="eastAsia"/>
                <w:sz w:val="24"/>
              </w:rPr>
            </w:pPr>
            <w:r>
              <w:rPr>
                <w:rFonts w:hint="eastAsia"/>
                <w:sz w:val="24"/>
              </w:rPr>
              <w:t>（签字）</w:t>
            </w:r>
            <w:r>
              <w:rPr>
                <w:rFonts w:hint="eastAsia"/>
                <w:sz w:val="24"/>
              </w:rPr>
              <w:t xml:space="preserve">            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年</w:t>
            </w:r>
            <w:r>
              <w:rPr>
                <w:rFonts w:hint="eastAsia"/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月</w:t>
            </w:r>
            <w:r>
              <w:rPr>
                <w:sz w:val="24"/>
              </w:rPr>
              <w:t xml:space="preserve">  </w:t>
            </w:r>
            <w:r>
              <w:rPr>
                <w:rFonts w:hint="eastAsia"/>
                <w:sz w:val="24"/>
              </w:rPr>
              <w:t>日</w:t>
            </w:r>
          </w:p>
        </w:tc>
      </w:tr>
    </w:tbl>
    <w:p w:rsidR="004C64C0" w:rsidRDefault="004C64C0">
      <w:pPr>
        <w:spacing w:line="40" w:lineRule="exact"/>
        <w:rPr>
          <w:rFonts w:hint="eastAsia"/>
        </w:rPr>
      </w:pPr>
    </w:p>
    <w:sectPr w:rsidR="004C64C0">
      <w:footerReference w:type="even" r:id="rId9"/>
      <w:footerReference w:type="default" r:id="rId10"/>
      <w:pgSz w:w="11906" w:h="16838"/>
      <w:pgMar w:top="1418" w:right="1247" w:bottom="1304" w:left="1247" w:header="851" w:footer="907" w:gutter="0"/>
      <w:cols w:space="720"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C64C0" w:rsidRDefault="004C64C0">
      <w:r>
        <w:separator/>
      </w:r>
    </w:p>
  </w:endnote>
  <w:endnote w:type="continuationSeparator" w:id="0">
    <w:p w:rsidR="004C64C0" w:rsidRDefault="004C64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T Extra">
    <w:panose1 w:val="05050102010205020202"/>
    <w:charset w:val="02"/>
    <w:family w:val="roman"/>
    <w:pitch w:val="variable"/>
    <w:sig w:usb0="8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64C0" w:rsidRDefault="004C64C0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end"/>
    </w:r>
  </w:p>
  <w:p w:rsidR="004C64C0" w:rsidRDefault="004C64C0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C64C0" w:rsidRDefault="004C64C0">
    <w:pPr>
      <w:pStyle w:val="a7"/>
      <w:framePr w:wrap="around" w:vAnchor="text" w:hAnchor="margin" w:xAlign="center" w:y="1"/>
      <w:rPr>
        <w:rStyle w:val="aa"/>
      </w:rPr>
    </w:pPr>
    <w:r>
      <w:fldChar w:fldCharType="begin"/>
    </w:r>
    <w:r>
      <w:rPr>
        <w:rStyle w:val="aa"/>
      </w:rPr>
      <w:instrText xml:space="preserve">PAGE  </w:instrText>
    </w:r>
    <w:r>
      <w:fldChar w:fldCharType="separate"/>
    </w:r>
    <w:r>
      <w:rPr>
        <w:rStyle w:val="aa"/>
        <w:lang w:val="en-US" w:eastAsia="zh-CN"/>
      </w:rPr>
      <w:t>1</w:t>
    </w:r>
    <w:r>
      <w:fldChar w:fldCharType="end"/>
    </w:r>
  </w:p>
  <w:p w:rsidR="004C64C0" w:rsidRDefault="004C64C0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C64C0" w:rsidRDefault="004C64C0">
      <w:r>
        <w:separator/>
      </w:r>
    </w:p>
  </w:footnote>
  <w:footnote w:type="continuationSeparator" w:id="0">
    <w:p w:rsidR="004C64C0" w:rsidRDefault="004C64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DD0DE"/>
    <w:multiLevelType w:val="singleLevel"/>
    <w:tmpl w:val="FFFDD0DE"/>
    <w:lvl w:ilvl="0">
      <w:start w:val="1"/>
      <w:numFmt w:val="chineseCounting"/>
      <w:lvlText w:val="%1、"/>
      <w:lvlJc w:val="left"/>
      <w:pPr>
        <w:ind w:left="440" w:hanging="440"/>
      </w:pPr>
      <w:rPr>
        <w:rFonts w:hint="eastAsia"/>
      </w:rPr>
    </w:lvl>
  </w:abstractNum>
  <w:abstractNum w:abstractNumId="1" w15:restartNumberingAfterBreak="0">
    <w:nsid w:val="07655496"/>
    <w:multiLevelType w:val="multilevel"/>
    <w:tmpl w:val="07655496"/>
    <w:lvl w:ilvl="0">
      <w:start w:val="1"/>
      <w:numFmt w:val="decimal"/>
      <w:lvlText w:val="[%1]"/>
      <w:lvlJc w:val="left"/>
      <w:pPr>
        <w:tabs>
          <w:tab w:val="num" w:pos="-420"/>
        </w:tabs>
        <w:ind w:left="440" w:hanging="440"/>
      </w:pPr>
      <w:rPr>
        <w:rFonts w:hint="eastAsia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460" w:hanging="440"/>
      </w:p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900" w:hanging="440"/>
      </w:pPr>
    </w:lvl>
    <w:lvl w:ilvl="3">
      <w:start w:val="1"/>
      <w:numFmt w:val="decimal"/>
      <w:lvlText w:val="%4."/>
      <w:lvlJc w:val="left"/>
      <w:pPr>
        <w:tabs>
          <w:tab w:val="num" w:pos="-420"/>
        </w:tabs>
        <w:ind w:left="1340" w:hanging="440"/>
      </w:p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1780" w:hanging="440"/>
      </w:p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220" w:hanging="440"/>
      </w:pPr>
    </w:lvl>
    <w:lvl w:ilvl="6">
      <w:start w:val="1"/>
      <w:numFmt w:val="decimal"/>
      <w:lvlText w:val="%7."/>
      <w:lvlJc w:val="left"/>
      <w:pPr>
        <w:tabs>
          <w:tab w:val="num" w:pos="-420"/>
        </w:tabs>
        <w:ind w:left="2660" w:hanging="440"/>
      </w:p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100" w:hanging="440"/>
      </w:p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540" w:hanging="440"/>
      </w:pPr>
    </w:lvl>
  </w:abstractNum>
  <w:abstractNum w:abstractNumId="2" w15:restartNumberingAfterBreak="0">
    <w:nsid w:val="09071011"/>
    <w:multiLevelType w:val="multilevel"/>
    <w:tmpl w:val="09071011"/>
    <w:lvl w:ilvl="0">
      <w:start w:val="1"/>
      <w:numFmt w:val="decimal"/>
      <w:lvlText w:val="%1."/>
      <w:lvlJc w:val="left"/>
      <w:pPr>
        <w:ind w:left="800" w:hanging="440"/>
      </w:pPr>
    </w:lvl>
    <w:lvl w:ilvl="1">
      <w:start w:val="1"/>
      <w:numFmt w:val="lowerLetter"/>
      <w:lvlText w:val="%2)"/>
      <w:lvlJc w:val="left"/>
      <w:pPr>
        <w:ind w:left="1240" w:hanging="440"/>
      </w:pPr>
    </w:lvl>
    <w:lvl w:ilvl="2">
      <w:start w:val="1"/>
      <w:numFmt w:val="lowerRoman"/>
      <w:lvlText w:val="%3."/>
      <w:lvlJc w:val="right"/>
      <w:pPr>
        <w:ind w:left="1680" w:hanging="440"/>
      </w:pPr>
    </w:lvl>
    <w:lvl w:ilvl="3">
      <w:start w:val="1"/>
      <w:numFmt w:val="decimal"/>
      <w:lvlText w:val="%4."/>
      <w:lvlJc w:val="left"/>
      <w:pPr>
        <w:ind w:left="2120" w:hanging="440"/>
      </w:pPr>
    </w:lvl>
    <w:lvl w:ilvl="4">
      <w:start w:val="1"/>
      <w:numFmt w:val="lowerLetter"/>
      <w:lvlText w:val="%5)"/>
      <w:lvlJc w:val="left"/>
      <w:pPr>
        <w:ind w:left="2560" w:hanging="440"/>
      </w:pPr>
    </w:lvl>
    <w:lvl w:ilvl="5">
      <w:start w:val="1"/>
      <w:numFmt w:val="lowerRoman"/>
      <w:lvlText w:val="%6."/>
      <w:lvlJc w:val="right"/>
      <w:pPr>
        <w:ind w:left="3000" w:hanging="440"/>
      </w:pPr>
    </w:lvl>
    <w:lvl w:ilvl="6">
      <w:start w:val="1"/>
      <w:numFmt w:val="decimal"/>
      <w:lvlText w:val="%7."/>
      <w:lvlJc w:val="left"/>
      <w:pPr>
        <w:ind w:left="3440" w:hanging="440"/>
      </w:pPr>
    </w:lvl>
    <w:lvl w:ilvl="7">
      <w:start w:val="1"/>
      <w:numFmt w:val="lowerLetter"/>
      <w:lvlText w:val="%8)"/>
      <w:lvlJc w:val="left"/>
      <w:pPr>
        <w:ind w:left="3880" w:hanging="440"/>
      </w:pPr>
    </w:lvl>
    <w:lvl w:ilvl="8">
      <w:start w:val="1"/>
      <w:numFmt w:val="lowerRoman"/>
      <w:lvlText w:val="%9."/>
      <w:lvlJc w:val="right"/>
      <w:pPr>
        <w:ind w:left="4320" w:hanging="440"/>
      </w:pPr>
    </w:lvl>
  </w:abstractNum>
  <w:abstractNum w:abstractNumId="3" w15:restartNumberingAfterBreak="0">
    <w:nsid w:val="0C474E66"/>
    <w:multiLevelType w:val="singleLevel"/>
    <w:tmpl w:val="0C474E66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52455663"/>
    <w:multiLevelType w:val="multilevel"/>
    <w:tmpl w:val="52455663"/>
    <w:lvl w:ilvl="0">
      <w:start w:val="1"/>
      <w:numFmt w:val="decimal"/>
      <w:lvlText w:val="%1."/>
      <w:lvlJc w:val="left"/>
      <w:pPr>
        <w:tabs>
          <w:tab w:val="num" w:pos="-42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-420"/>
        </w:tabs>
        <w:ind w:left="880" w:hanging="440"/>
      </w:pPr>
    </w:lvl>
    <w:lvl w:ilvl="2">
      <w:start w:val="1"/>
      <w:numFmt w:val="lowerRoman"/>
      <w:lvlText w:val="%3."/>
      <w:lvlJc w:val="right"/>
      <w:pPr>
        <w:tabs>
          <w:tab w:val="num" w:pos="-420"/>
        </w:tabs>
        <w:ind w:left="1320" w:hanging="440"/>
      </w:pPr>
    </w:lvl>
    <w:lvl w:ilvl="3">
      <w:start w:val="1"/>
      <w:numFmt w:val="decimal"/>
      <w:lvlText w:val="%4."/>
      <w:lvlJc w:val="left"/>
      <w:pPr>
        <w:tabs>
          <w:tab w:val="num" w:pos="-420"/>
        </w:tabs>
        <w:ind w:left="1760" w:hanging="440"/>
      </w:pPr>
    </w:lvl>
    <w:lvl w:ilvl="4">
      <w:start w:val="1"/>
      <w:numFmt w:val="lowerLetter"/>
      <w:lvlText w:val="%5)"/>
      <w:lvlJc w:val="left"/>
      <w:pPr>
        <w:tabs>
          <w:tab w:val="num" w:pos="-420"/>
        </w:tabs>
        <w:ind w:left="2200" w:hanging="440"/>
      </w:pPr>
    </w:lvl>
    <w:lvl w:ilvl="5">
      <w:start w:val="1"/>
      <w:numFmt w:val="lowerRoman"/>
      <w:lvlText w:val="%6."/>
      <w:lvlJc w:val="right"/>
      <w:pPr>
        <w:tabs>
          <w:tab w:val="num" w:pos="-420"/>
        </w:tabs>
        <w:ind w:left="2640" w:hanging="440"/>
      </w:pPr>
    </w:lvl>
    <w:lvl w:ilvl="6">
      <w:start w:val="1"/>
      <w:numFmt w:val="decimal"/>
      <w:lvlText w:val="%7."/>
      <w:lvlJc w:val="left"/>
      <w:pPr>
        <w:tabs>
          <w:tab w:val="num" w:pos="-420"/>
        </w:tabs>
        <w:ind w:left="3080" w:hanging="440"/>
      </w:pPr>
    </w:lvl>
    <w:lvl w:ilvl="7">
      <w:start w:val="1"/>
      <w:numFmt w:val="lowerLetter"/>
      <w:lvlText w:val="%8)"/>
      <w:lvlJc w:val="left"/>
      <w:pPr>
        <w:tabs>
          <w:tab w:val="num" w:pos="-420"/>
        </w:tabs>
        <w:ind w:left="3520" w:hanging="440"/>
      </w:pPr>
    </w:lvl>
    <w:lvl w:ilvl="8">
      <w:start w:val="1"/>
      <w:numFmt w:val="lowerRoman"/>
      <w:lvlText w:val="%9."/>
      <w:lvlJc w:val="right"/>
      <w:pPr>
        <w:tabs>
          <w:tab w:val="num" w:pos="-420"/>
        </w:tabs>
        <w:ind w:left="3960" w:hanging="440"/>
      </w:pPr>
    </w:lvl>
  </w:abstractNum>
  <w:abstractNum w:abstractNumId="5" w15:restartNumberingAfterBreak="0">
    <w:nsid w:val="5845104B"/>
    <w:multiLevelType w:val="multilevel"/>
    <w:tmpl w:val="5845104B"/>
    <w:lvl w:ilvl="0">
      <w:start w:val="1"/>
      <w:numFmt w:val="decimal"/>
      <w:lvlText w:val="%1."/>
      <w:lvlJc w:val="left"/>
      <w:pPr>
        <w:tabs>
          <w:tab w:val="num" w:pos="-42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-420"/>
        </w:tabs>
        <w:ind w:left="7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-420"/>
        </w:tabs>
        <w:ind w:left="15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-420"/>
        </w:tabs>
        <w:ind w:left="19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-420"/>
        </w:tabs>
        <w:ind w:left="27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-420"/>
        </w:tabs>
        <w:ind w:left="31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-420"/>
        </w:tabs>
        <w:ind w:left="360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-420"/>
        </w:tabs>
        <w:ind w:left="43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-420"/>
        </w:tabs>
        <w:ind w:left="4800" w:hanging="1440"/>
      </w:pPr>
      <w:rPr>
        <w:rFonts w:hint="default"/>
      </w:rPr>
    </w:lvl>
  </w:abstractNum>
  <w:num w:numId="1" w16cid:durableId="1628273245">
    <w:abstractNumId w:val="0"/>
  </w:num>
  <w:num w:numId="2" w16cid:durableId="653293405">
    <w:abstractNumId w:val="2"/>
  </w:num>
  <w:num w:numId="3" w16cid:durableId="112750859">
    <w:abstractNumId w:val="4"/>
  </w:num>
  <w:num w:numId="4" w16cid:durableId="2116438256">
    <w:abstractNumId w:val="5"/>
  </w:num>
  <w:num w:numId="5" w16cid:durableId="1877237169">
    <w:abstractNumId w:val="1"/>
  </w:num>
  <w:num w:numId="6" w16cid:durableId="58353832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00768"/>
    <w:rsid w:val="0004356A"/>
    <w:rsid w:val="00050D93"/>
    <w:rsid w:val="000A1EA0"/>
    <w:rsid w:val="000E1A28"/>
    <w:rsid w:val="00131860"/>
    <w:rsid w:val="00183B0D"/>
    <w:rsid w:val="001868F6"/>
    <w:rsid w:val="001A3F10"/>
    <w:rsid w:val="001B3DC3"/>
    <w:rsid w:val="00291248"/>
    <w:rsid w:val="002A5C6C"/>
    <w:rsid w:val="002C32AA"/>
    <w:rsid w:val="002D12BB"/>
    <w:rsid w:val="002F6262"/>
    <w:rsid w:val="00327992"/>
    <w:rsid w:val="00346FED"/>
    <w:rsid w:val="003752ED"/>
    <w:rsid w:val="00381804"/>
    <w:rsid w:val="003A7B3B"/>
    <w:rsid w:val="003D03ED"/>
    <w:rsid w:val="004271E5"/>
    <w:rsid w:val="00433B48"/>
    <w:rsid w:val="00450F91"/>
    <w:rsid w:val="00461EAA"/>
    <w:rsid w:val="004A32F1"/>
    <w:rsid w:val="004C64C0"/>
    <w:rsid w:val="004E516A"/>
    <w:rsid w:val="00546EE0"/>
    <w:rsid w:val="0058457F"/>
    <w:rsid w:val="005A3945"/>
    <w:rsid w:val="00610487"/>
    <w:rsid w:val="00672FB8"/>
    <w:rsid w:val="006777BF"/>
    <w:rsid w:val="006A35AC"/>
    <w:rsid w:val="006C0CB1"/>
    <w:rsid w:val="007171B2"/>
    <w:rsid w:val="007453FE"/>
    <w:rsid w:val="00767903"/>
    <w:rsid w:val="007A22C6"/>
    <w:rsid w:val="007A5A16"/>
    <w:rsid w:val="007C0037"/>
    <w:rsid w:val="00801BF9"/>
    <w:rsid w:val="008026AA"/>
    <w:rsid w:val="00804CC2"/>
    <w:rsid w:val="00805D39"/>
    <w:rsid w:val="008A7884"/>
    <w:rsid w:val="008C3C1E"/>
    <w:rsid w:val="00907FF7"/>
    <w:rsid w:val="00914CB9"/>
    <w:rsid w:val="009214DB"/>
    <w:rsid w:val="00927D3D"/>
    <w:rsid w:val="00935590"/>
    <w:rsid w:val="009B0EB9"/>
    <w:rsid w:val="009C1CDD"/>
    <w:rsid w:val="00A12D30"/>
    <w:rsid w:val="00A76B77"/>
    <w:rsid w:val="00A927A2"/>
    <w:rsid w:val="00A9377E"/>
    <w:rsid w:val="00AA5BA7"/>
    <w:rsid w:val="00AE62DC"/>
    <w:rsid w:val="00B02DDD"/>
    <w:rsid w:val="00B11DDB"/>
    <w:rsid w:val="00B22379"/>
    <w:rsid w:val="00B22736"/>
    <w:rsid w:val="00B25C3F"/>
    <w:rsid w:val="00B338A6"/>
    <w:rsid w:val="00B547BA"/>
    <w:rsid w:val="00B929A2"/>
    <w:rsid w:val="00BC38A0"/>
    <w:rsid w:val="00C00768"/>
    <w:rsid w:val="00C13FBD"/>
    <w:rsid w:val="00C1756B"/>
    <w:rsid w:val="00C778D4"/>
    <w:rsid w:val="00CB536F"/>
    <w:rsid w:val="00CC495F"/>
    <w:rsid w:val="00CD47A2"/>
    <w:rsid w:val="00CF0AC6"/>
    <w:rsid w:val="00D07FA3"/>
    <w:rsid w:val="00D17F28"/>
    <w:rsid w:val="00D3581E"/>
    <w:rsid w:val="00D81668"/>
    <w:rsid w:val="00D946CC"/>
    <w:rsid w:val="00D95570"/>
    <w:rsid w:val="00DD50E3"/>
    <w:rsid w:val="00DE579D"/>
    <w:rsid w:val="00DF79C7"/>
    <w:rsid w:val="00E65468"/>
    <w:rsid w:val="00EC71AC"/>
    <w:rsid w:val="00ED00DB"/>
    <w:rsid w:val="00ED717F"/>
    <w:rsid w:val="00EF39FC"/>
    <w:rsid w:val="00F02880"/>
    <w:rsid w:val="00F63833"/>
    <w:rsid w:val="00FA2BCC"/>
    <w:rsid w:val="00FB201A"/>
    <w:rsid w:val="00FD53CD"/>
    <w:rsid w:val="00FD5816"/>
    <w:rsid w:val="06680162"/>
    <w:rsid w:val="0DB65FAB"/>
    <w:rsid w:val="0DEF0347"/>
    <w:rsid w:val="0F504CFF"/>
    <w:rsid w:val="10215903"/>
    <w:rsid w:val="1045360A"/>
    <w:rsid w:val="10D50D3C"/>
    <w:rsid w:val="13252070"/>
    <w:rsid w:val="16B0387C"/>
    <w:rsid w:val="16B26A35"/>
    <w:rsid w:val="16FC6712"/>
    <w:rsid w:val="19DB5213"/>
    <w:rsid w:val="1F2F31F4"/>
    <w:rsid w:val="20063F85"/>
    <w:rsid w:val="2063697B"/>
    <w:rsid w:val="21872487"/>
    <w:rsid w:val="21B912FE"/>
    <w:rsid w:val="27B9621B"/>
    <w:rsid w:val="2C3E1908"/>
    <w:rsid w:val="2CE7641C"/>
    <w:rsid w:val="34FBBA68"/>
    <w:rsid w:val="3FB764A2"/>
    <w:rsid w:val="3FF79A93"/>
    <w:rsid w:val="40DF0940"/>
    <w:rsid w:val="40F45F32"/>
    <w:rsid w:val="45901382"/>
    <w:rsid w:val="4B986DC3"/>
    <w:rsid w:val="4D891442"/>
    <w:rsid w:val="4DE07A4C"/>
    <w:rsid w:val="52A901A4"/>
    <w:rsid w:val="52F571D8"/>
    <w:rsid w:val="53F873B5"/>
    <w:rsid w:val="59DE4383"/>
    <w:rsid w:val="5DB71FA8"/>
    <w:rsid w:val="64AF33F2"/>
    <w:rsid w:val="66BE45B5"/>
    <w:rsid w:val="69F13C28"/>
    <w:rsid w:val="725105EF"/>
    <w:rsid w:val="72E56E71"/>
    <w:rsid w:val="760027D0"/>
    <w:rsid w:val="776B9AA5"/>
    <w:rsid w:val="784B0412"/>
    <w:rsid w:val="7C5456D7"/>
    <w:rsid w:val="7CF66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,"/>
  <w15:chartTrackingRefBased/>
  <w15:docId w15:val="{863E7A22-E8C2-4898-A665-3DD149598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rPr>
      <w:rFonts w:ascii="等线 Light" w:eastAsia="黑体" w:hAnsi="等线 Light"/>
      <w:sz w:val="20"/>
      <w:szCs w:val="20"/>
    </w:rPr>
  </w:style>
  <w:style w:type="paragraph" w:styleId="a4">
    <w:name w:val="Body Text Indent"/>
    <w:basedOn w:val="a"/>
    <w:pPr>
      <w:ind w:firstLineChars="200" w:firstLine="504"/>
    </w:pPr>
    <w:rPr>
      <w:bCs/>
      <w:spacing w:val="6"/>
      <w:kern w:val="22"/>
      <w:sz w:val="24"/>
    </w:rPr>
  </w:style>
  <w:style w:type="paragraph" w:styleId="a5">
    <w:name w:val="Balloon Text"/>
    <w:basedOn w:val="a"/>
    <w:link w:val="a6"/>
    <w:rPr>
      <w:sz w:val="18"/>
      <w:szCs w:val="18"/>
    </w:rPr>
  </w:style>
  <w:style w:type="character" w:customStyle="1" w:styleId="a6">
    <w:name w:val="批注框文本 字符"/>
    <w:link w:val="a5"/>
    <w:rPr>
      <w:kern w:val="2"/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rPr>
      <w:sz w:val="24"/>
    </w:rPr>
  </w:style>
  <w:style w:type="character" w:styleId="aa">
    <w:name w:val="page number"/>
  </w:style>
  <w:style w:type="paragraph" w:styleId="ab">
    <w:name w:val="Revision"/>
    <w:uiPriority w:val="99"/>
    <w:unhideWhenUsed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3058</Words>
  <Characters>3639</Characters>
  <Application>Microsoft Office Word</Application>
  <DocSecurity>4</DocSecurity>
  <Lines>183</Lines>
  <Paragraphs>81</Paragraphs>
  <ScaleCrop>false</ScaleCrop>
  <Company>GDOUJWC</Company>
  <LinksUpToDate>false</LinksUpToDate>
  <CharactersWithSpaces>3877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广东海洋大学本科生毕业论文（设计）开题报告</dc:title>
  <dc:subject/>
  <dc:creator>ksk2</dc:creator>
  <cp:keywords/>
  <dc:description/>
  <cp:lastModifiedBy>Ni0duann GG</cp:lastModifiedBy>
  <cp:revision>2</cp:revision>
  <dcterms:created xsi:type="dcterms:W3CDTF">2026-04-10T19:56:00Z</dcterms:created>
  <dcterms:modified xsi:type="dcterms:W3CDTF">2026-04-10T19:56:00Z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RubyTemplateID">
    <vt:lpwstr>6</vt:lpwstr>
  </property>
  <property fmtid="{D5CDD505-2E9C-101B-9397-08002B2CF9AE}" pid="4" name="KSOTemplateDocerSaveRecord">
    <vt:lpwstr>eyJoZGlkIjoiZjI3ODU3MTk0NWE1NGM1N2E1M2YwNzZjZjgxYWU0ZWEiLCJ1c2VySWQiOiIxNjI4OTY3MDczIn0=</vt:lpwstr>
  </property>
  <property fmtid="{D5CDD505-2E9C-101B-9397-08002B2CF9AE}" pid="5" name="ICV">
    <vt:lpwstr>4F63D1AE4EC44130AFED995894FD1039_12</vt:lpwstr>
  </property>
</Properties>
</file>